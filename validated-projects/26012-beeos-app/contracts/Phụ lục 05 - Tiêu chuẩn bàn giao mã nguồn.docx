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5A858" w14:textId="77777777" w:rsidR="00040D2F" w:rsidRDefault="00995582">
      <w:r>
        <w:rPr>
          <w:rFonts w:ascii="Times New Roman" w:eastAsia="Times New Roman" w:hAnsi="Times New Roman"/>
          <w:b/>
        </w:rPr>
        <w:t>PHỤ LỤC HỢP ĐỒNG SỐ: 03/MSA-20251011VINOVA-OSResearch</w:t>
      </w:r>
    </w:p>
    <w:p w14:paraId="5F37F256" w14:textId="77777777" w:rsidR="00040D2F" w:rsidRDefault="00040D2F"/>
    <w:p w14:paraId="0058BA31" w14:textId="77777777" w:rsidR="00040D2F" w:rsidRDefault="00995582">
      <w:pPr>
        <w:jc w:val="center"/>
      </w:pPr>
      <w:r>
        <w:rPr>
          <w:rFonts w:ascii="Times New Roman" w:eastAsia="Times New Roman" w:hAnsi="Times New Roman"/>
          <w:b/>
          <w:sz w:val="32"/>
        </w:rPr>
        <w:t>PHỤ LỤC VỀ TIÊU CHUẨN BÀN GIAO MÃ NGUỒN</w:t>
      </w:r>
    </w:p>
    <w:p w14:paraId="66EBA152" w14:textId="77777777" w:rsidR="00040D2F" w:rsidRDefault="00995582">
      <w:pPr>
        <w:jc w:val="center"/>
      </w:pPr>
      <w:r>
        <w:rPr>
          <w:rFonts w:ascii="Times New Roman" w:eastAsia="Times New Roman" w:hAnsi="Times New Roman"/>
          <w:b/>
          <w:sz w:val="32"/>
        </w:rPr>
        <w:t>VÀ QUẢN LÝ PHIÊN BẢN</w:t>
      </w:r>
    </w:p>
    <w:p w14:paraId="7898B77B" w14:textId="77777777" w:rsidR="00040D2F" w:rsidRDefault="00995582">
      <w:pPr>
        <w:jc w:val="center"/>
      </w:pPr>
      <w:r>
        <w:rPr>
          <w:rFonts w:ascii="Times New Roman" w:eastAsia="Times New Roman" w:hAnsi="Times New Roman"/>
          <w:i/>
          <w:sz w:val="24"/>
        </w:rPr>
        <w:t>Dự án: BeeOS – Agentic Workflow Platform</w:t>
      </w:r>
    </w:p>
    <w:p w14:paraId="15C3D91B" w14:textId="77777777" w:rsidR="00040D2F" w:rsidDel="00C055CA" w:rsidRDefault="00995582">
      <w:pPr>
        <w:jc w:val="center"/>
        <w:rPr>
          <w:del w:id="0" w:author="Audrey Ho" w:date="2026-02-02T16:13:00Z" w16du:dateUtc="2026-02-02T09:13:00Z"/>
        </w:rPr>
      </w:pPr>
      <w:r>
        <w:rPr>
          <w:rFonts w:ascii="Times New Roman" w:eastAsia="Times New Roman" w:hAnsi="Times New Roman"/>
        </w:rPr>
        <w:t xml:space="preserve">Đính kèm Hợp đồng dịch </w:t>
      </w:r>
      <w:proofErr w:type="spellStart"/>
      <w:r>
        <w:rPr>
          <w:rFonts w:ascii="Times New Roman" w:eastAsia="Times New Roman" w:hAnsi="Times New Roman"/>
        </w:rPr>
        <w:t>vụ</w:t>
      </w:r>
      <w:proofErr w:type="spellEnd"/>
      <w:r>
        <w:rPr>
          <w:rFonts w:ascii="Times New Roman" w:eastAsia="Times New Roman" w:hAnsi="Times New Roman"/>
        </w:rPr>
        <w:t xml:space="preserve"> </w:t>
      </w:r>
      <w:proofErr w:type="spellStart"/>
      <w:r>
        <w:rPr>
          <w:rFonts w:ascii="Times New Roman" w:eastAsia="Times New Roman" w:hAnsi="Times New Roman"/>
        </w:rPr>
        <w:t>sản</w:t>
      </w:r>
      <w:proofErr w:type="spellEnd"/>
      <w:r>
        <w:rPr>
          <w:rFonts w:ascii="Times New Roman" w:eastAsia="Times New Roman" w:hAnsi="Times New Roman"/>
        </w:rPr>
        <w:t xml:space="preserve"> </w:t>
      </w:r>
      <w:proofErr w:type="spellStart"/>
      <w:r>
        <w:rPr>
          <w:rFonts w:ascii="Times New Roman" w:eastAsia="Times New Roman" w:hAnsi="Times New Roman"/>
        </w:rPr>
        <w:t>xuất</w:t>
      </w:r>
      <w:proofErr w:type="spellEnd"/>
      <w:r>
        <w:rPr>
          <w:rFonts w:ascii="Times New Roman" w:eastAsia="Times New Roman" w:hAnsi="Times New Roman"/>
        </w:rPr>
        <w:t xml:space="preserve"> </w:t>
      </w:r>
      <w:proofErr w:type="spellStart"/>
      <w:r>
        <w:rPr>
          <w:rFonts w:ascii="Times New Roman" w:eastAsia="Times New Roman" w:hAnsi="Times New Roman"/>
        </w:rPr>
        <w:t>phần</w:t>
      </w:r>
      <w:proofErr w:type="spellEnd"/>
      <w:r>
        <w:rPr>
          <w:rFonts w:ascii="Times New Roman" w:eastAsia="Times New Roman" w:hAnsi="Times New Roman"/>
        </w:rPr>
        <w:t xml:space="preserve"> </w:t>
      </w:r>
      <w:proofErr w:type="spellStart"/>
      <w:r>
        <w:rPr>
          <w:rFonts w:ascii="Times New Roman" w:eastAsia="Times New Roman" w:hAnsi="Times New Roman"/>
        </w:rPr>
        <w:t>mềm</w:t>
      </w:r>
      <w:proofErr w:type="spellEnd"/>
      <w:r>
        <w:rPr>
          <w:rFonts w:ascii="Times New Roman" w:eastAsia="Times New Roman" w:hAnsi="Times New Roman"/>
        </w:rPr>
        <w:t xml:space="preserve"> </w:t>
      </w:r>
      <w:proofErr w:type="spellStart"/>
      <w:r>
        <w:rPr>
          <w:rFonts w:ascii="Times New Roman" w:eastAsia="Times New Roman" w:hAnsi="Times New Roman"/>
        </w:rPr>
        <w:t>số</w:t>
      </w:r>
      <w:proofErr w:type="spellEnd"/>
      <w:r>
        <w:rPr>
          <w:rFonts w:ascii="Times New Roman" w:eastAsia="Times New Roman" w:hAnsi="Times New Roman"/>
        </w:rPr>
        <w:t>: MSA-20251011VINOVA-OSResearch</w:t>
      </w:r>
    </w:p>
    <w:p w14:paraId="156C982F" w14:textId="77777777" w:rsidR="00040D2F" w:rsidRDefault="00040D2F">
      <w:pPr>
        <w:jc w:val="center"/>
        <w:pPrChange w:id="1" w:author="Audrey Ho" w:date="2026-02-02T16:13:00Z" w16du:dateUtc="2026-02-02T09:13:00Z">
          <w:pPr/>
        </w:pPrChange>
      </w:pPr>
    </w:p>
    <w:p w14:paraId="0216FF78" w14:textId="77777777" w:rsidR="00040D2F" w:rsidRDefault="00995582">
      <w:r>
        <w:rPr>
          <w:rFonts w:ascii="Times New Roman" w:eastAsia="Times New Roman" w:hAnsi="Times New Roman"/>
        </w:rPr>
        <w:t>Căn cứ Hợp đồng dịch vụ sản xuất phần mềm số MSA-20251011VINOVA-OSResearch ký ngày 10/11/2025 giữa Công ty TNHH OS Research ("OS Research") và Công ty TNHH Công Nghệ Newnova ("Vinova"</w:t>
      </w:r>
      <w:proofErr w:type="gramStart"/>
      <w:r>
        <w:rPr>
          <w:rFonts w:ascii="Times New Roman" w:eastAsia="Times New Roman" w:hAnsi="Times New Roman"/>
        </w:rPr>
        <w:t>);</w:t>
      </w:r>
      <w:proofErr w:type="gramEnd"/>
    </w:p>
    <w:p w14:paraId="47536181" w14:textId="77777777" w:rsidR="00040D2F" w:rsidRDefault="00995582">
      <w:r>
        <w:rPr>
          <w:rFonts w:ascii="Times New Roman" w:eastAsia="Times New Roman" w:hAnsi="Times New Roman"/>
        </w:rPr>
        <w:t xml:space="preserve">Căn cứ Phụ lục 02 – Yêu cầu công việc số 01 về Dự án BeeOS – Agentic Workflow </w:t>
      </w:r>
      <w:proofErr w:type="gramStart"/>
      <w:r>
        <w:rPr>
          <w:rFonts w:ascii="Times New Roman" w:eastAsia="Times New Roman" w:hAnsi="Times New Roman"/>
        </w:rPr>
        <w:t>Platform;</w:t>
      </w:r>
      <w:proofErr w:type="gramEnd"/>
    </w:p>
    <w:p w14:paraId="64D07392" w14:textId="77777777" w:rsidR="00040D2F" w:rsidRDefault="00995582">
      <w:r>
        <w:rPr>
          <w:rFonts w:ascii="Times New Roman" w:eastAsia="Times New Roman" w:hAnsi="Times New Roman"/>
        </w:rPr>
        <w:t xml:space="preserve">Căn cứ Điều 3.2 của Hợp đồng chính về Hồ sơ bàn giao bao gồm mã nguồn và lịch sử </w:t>
      </w:r>
      <w:proofErr w:type="gramStart"/>
      <w:r>
        <w:rPr>
          <w:rFonts w:ascii="Times New Roman" w:eastAsia="Times New Roman" w:hAnsi="Times New Roman"/>
        </w:rPr>
        <w:t>commit;</w:t>
      </w:r>
      <w:proofErr w:type="gramEnd"/>
    </w:p>
    <w:p w14:paraId="2BEE937D" w14:textId="77777777" w:rsidR="00040D2F" w:rsidRDefault="00995582">
      <w:r>
        <w:rPr>
          <w:rFonts w:ascii="Times New Roman" w:eastAsia="Times New Roman" w:hAnsi="Times New Roman"/>
        </w:rPr>
        <w:t xml:space="preserve">Căn cứ nhu cầu của OS Research về việc chuẩn hóa quy trình bàn giao mã nguồn và quản lý phiên </w:t>
      </w:r>
      <w:proofErr w:type="gramStart"/>
      <w:r>
        <w:rPr>
          <w:rFonts w:ascii="Times New Roman" w:eastAsia="Times New Roman" w:hAnsi="Times New Roman"/>
        </w:rPr>
        <w:t>bản;</w:t>
      </w:r>
      <w:proofErr w:type="gramEnd"/>
    </w:p>
    <w:p w14:paraId="7A9CE804" w14:textId="77777777" w:rsidR="00040D2F" w:rsidRDefault="00995582">
      <w:r>
        <w:rPr>
          <w:rFonts w:ascii="Times New Roman" w:eastAsia="Times New Roman" w:hAnsi="Times New Roman"/>
        </w:rPr>
        <w:t>Hai Bên thống nhất ký kết Phụ lục này với các điều khoản sau:</w:t>
      </w:r>
    </w:p>
    <w:p w14:paraId="707DD7D6" w14:textId="77777777" w:rsidR="00040D2F" w:rsidRDefault="00040D2F"/>
    <w:p w14:paraId="26CE2CA6" w14:textId="77777777" w:rsidR="00040D2F" w:rsidRDefault="00995582">
      <w:r>
        <w:rPr>
          <w:rFonts w:ascii="Times New Roman" w:eastAsia="Times New Roman" w:hAnsi="Times New Roman"/>
          <w:b/>
          <w:sz w:val="24"/>
        </w:rPr>
        <w:t>1. MỤC ĐÍCH</w:t>
      </w:r>
    </w:p>
    <w:p w14:paraId="4E93922D" w14:textId="77777777" w:rsidR="00040D2F" w:rsidRDefault="00995582">
      <w:r>
        <w:rPr>
          <w:rFonts w:ascii="Times New Roman" w:eastAsia="Times New Roman" w:hAnsi="Times New Roman"/>
        </w:rPr>
        <w:t>1.1. Phụ lục này quy định chi tiết các tiêu chuẩn, yêu cầu kỹ thuật và quy trình bàn giao mã nguồn, lịch sử phiên bản (version control) và tài liệu kỹ thuật liên quan từ Vinova cho OS Research.</w:t>
      </w:r>
    </w:p>
    <w:p w14:paraId="0E5BB931" w14:textId="77777777" w:rsidR="00040D2F" w:rsidRDefault="00995582">
      <w:r>
        <w:rPr>
          <w:rFonts w:ascii="Times New Roman" w:eastAsia="Times New Roman" w:hAnsi="Times New Roman"/>
        </w:rPr>
        <w:t>1.2. Phụ lục này bổ sung và làm rõ các quy định tại Điều 3.2 (Hồ sơ bàn giao) của Hợp đồng chính.</w:t>
      </w:r>
    </w:p>
    <w:p w14:paraId="6FDC5567" w14:textId="77777777" w:rsidR="00040D2F" w:rsidRDefault="00040D2F"/>
    <w:p w14:paraId="72C550FE" w14:textId="77777777" w:rsidR="00040D2F" w:rsidRDefault="00995582">
      <w:commentRangeStart w:id="2"/>
      <w:commentRangeStart w:id="3"/>
      <w:commentRangeStart w:id="4"/>
      <w:commentRangeStart w:id="5"/>
      <w:r>
        <w:rPr>
          <w:rFonts w:ascii="Times New Roman" w:eastAsia="Times New Roman" w:hAnsi="Times New Roman"/>
          <w:b/>
          <w:sz w:val="24"/>
        </w:rPr>
        <w:t>2. YÊU CẦU VỀ HỆ THỐNG QUẢN LÝ PHIÊN BẢN (VERSION CONTROL)</w:t>
      </w:r>
      <w:commentRangeEnd w:id="2"/>
      <w:r w:rsidR="00D31F4B">
        <w:rPr>
          <w:rStyle w:val="CommentReference"/>
          <w:sz w:val="22"/>
          <w:szCs w:val="22"/>
        </w:rPr>
        <w:commentReference w:id="2"/>
      </w:r>
      <w:commentRangeEnd w:id="3"/>
      <w:r>
        <w:rPr>
          <w:rStyle w:val="CommentReference"/>
          <w:sz w:val="22"/>
          <w:szCs w:val="22"/>
        </w:rPr>
        <w:commentReference w:id="3"/>
      </w:r>
      <w:commentRangeEnd w:id="4"/>
      <w:r>
        <w:rPr>
          <w:rStyle w:val="CommentReference"/>
          <w:sz w:val="22"/>
          <w:szCs w:val="22"/>
        </w:rPr>
        <w:commentReference w:id="4"/>
      </w:r>
      <w:commentRangeEnd w:id="5"/>
      <w:r>
        <w:rPr>
          <w:rStyle w:val="CommentReference"/>
          <w:sz w:val="22"/>
          <w:szCs w:val="22"/>
        </w:rPr>
        <w:commentReference w:id="5"/>
      </w:r>
    </w:p>
    <w:p w14:paraId="16C114CA" w14:textId="77777777" w:rsidR="00040D2F" w:rsidRDefault="00995582">
      <w:r>
        <w:rPr>
          <w:rFonts w:ascii="Times New Roman" w:eastAsia="Times New Roman" w:hAnsi="Times New Roman"/>
        </w:rPr>
        <w:t>2.1. Hệ thống quản lý phiên bản: Vinova cam kết sử dụng Git làm hệ thống quản lý phiên bản chính thức cho toàn bộ mã nguồn dự án BeeOS.</w:t>
      </w:r>
    </w:p>
    <w:p w14:paraId="08474E3F" w14:textId="77777777" w:rsidR="00040D2F" w:rsidRDefault="00995582">
      <w:r>
        <w:rPr>
          <w:rFonts w:ascii="Times New Roman" w:eastAsia="Times New Roman" w:hAnsi="Times New Roman"/>
        </w:rPr>
        <w:t>2.2. Cấu trúc Repository: Mã nguồn phải được tổ chức trong repository với cấu trúc rõ ràng, bao gồm:</w:t>
      </w:r>
    </w:p>
    <w:p w14:paraId="32917797" w14:textId="77777777" w:rsidR="00040D2F" w:rsidRDefault="00995582">
      <w:pPr>
        <w:pStyle w:val="ListBullet"/>
      </w:pPr>
      <w:r>
        <w:rPr>
          <w:rFonts w:ascii="Times New Roman" w:hAnsi="Times New Roman"/>
        </w:rPr>
        <w:t xml:space="preserve">Repository chính (main repository) chứa toàn bộ mã nguồn </w:t>
      </w:r>
      <w:proofErr w:type="gramStart"/>
      <w:r>
        <w:rPr>
          <w:rFonts w:ascii="Times New Roman" w:hAnsi="Times New Roman"/>
        </w:rPr>
        <w:t>production;</w:t>
      </w:r>
      <w:proofErr w:type="gramEnd"/>
    </w:p>
    <w:p w14:paraId="11A5B83F" w14:textId="77777777" w:rsidR="00040D2F" w:rsidRDefault="00995582">
      <w:pPr>
        <w:pStyle w:val="ListBullet"/>
      </w:pPr>
      <w:r>
        <w:rPr>
          <w:rFonts w:ascii="Times New Roman" w:hAnsi="Times New Roman"/>
        </w:rPr>
        <w:t xml:space="preserve">Tách biệt rõ ràng giữa frontend, backend, và các </w:t>
      </w:r>
      <w:proofErr w:type="gramStart"/>
      <w:r>
        <w:rPr>
          <w:rFonts w:ascii="Times New Roman" w:hAnsi="Times New Roman"/>
        </w:rPr>
        <w:t>services;</w:t>
      </w:r>
      <w:proofErr w:type="gramEnd"/>
    </w:p>
    <w:p w14:paraId="1D99FAF1" w14:textId="6DA9AAB4" w:rsidR="00040D2F" w:rsidRDefault="00995582" w:rsidP="137E2D94">
      <w:pPr>
        <w:pStyle w:val="ListBullet"/>
        <w:rPr>
          <w:del w:id="8" w:author="Ken Le (Vinova)" w:date="2026-02-05T09:14:00Z" w16du:dateUtc="2026-02-05T09:14:47Z"/>
          <w:rFonts w:ascii="Times New Roman" w:hAnsi="Times New Roman"/>
        </w:rPr>
      </w:pPr>
      <w:del w:id="9" w:author="Ken Le (Vinova)" w:date="2026-02-05T09:14:00Z" w16du:dateUtc="2026-02-05T09:14:42Z">
        <w:r w:rsidRPr="137E2D94" w:rsidDel="1221CAE3">
          <w:rPr>
            <w:rFonts w:ascii="Times New Roman" w:hAnsi="Times New Roman"/>
          </w:rPr>
          <w:delText>Thư mục documentation chứa tài liệu kỹ thuật;</w:delText>
        </w:r>
      </w:del>
      <w:ins w:id="10" w:author="Ken Le (Vinova)" w:date="2026-02-05T09:14:00Z" w16du:dateUtc="2026-02-05T09:14:56Z">
        <w:del w:id="11" w:author="Audrey Ho" w:date="2026-02-06T07:49:00Z" w16du:dateUtc="2026-02-06T00:49:00Z">
          <w:r w:rsidR="35E545E2" w:rsidRPr="137E2D94" w:rsidDel="00E70E8A">
            <w:rPr>
              <w:rFonts w:ascii="Times New Roman" w:hAnsi="Times New Roman"/>
            </w:rPr>
            <w:delText xml:space="preserve"> </w:delText>
          </w:r>
        </w:del>
        <w:r w:rsidR="35E545E2" w:rsidRPr="137E2D94">
          <w:rPr>
            <w:rFonts w:ascii="Times New Roman" w:hAnsi="Times New Roman"/>
          </w:rPr>
          <w:t xml:space="preserve">(Thư </w:t>
        </w:r>
        <w:proofErr w:type="spellStart"/>
        <w:r w:rsidR="35E545E2" w:rsidRPr="137E2D94">
          <w:rPr>
            <w:rFonts w:ascii="Times New Roman" w:hAnsi="Times New Roman"/>
          </w:rPr>
          <w:t>mục</w:t>
        </w:r>
        <w:proofErr w:type="spellEnd"/>
        <w:r w:rsidR="35E545E2" w:rsidRPr="137E2D94">
          <w:rPr>
            <w:rFonts w:ascii="Times New Roman" w:hAnsi="Times New Roman"/>
          </w:rPr>
          <w:t xml:space="preserve"> </w:t>
        </w:r>
        <w:proofErr w:type="spellStart"/>
        <w:r w:rsidR="35E545E2" w:rsidRPr="137E2D94">
          <w:rPr>
            <w:rFonts w:ascii="Times New Roman" w:hAnsi="Times New Roman"/>
          </w:rPr>
          <w:t>này</w:t>
        </w:r>
        <w:proofErr w:type="spellEnd"/>
        <w:r w:rsidR="35E545E2" w:rsidRPr="137E2D94">
          <w:rPr>
            <w:rFonts w:ascii="Times New Roman" w:hAnsi="Times New Roman"/>
          </w:rPr>
          <w:t xml:space="preserve"> k</w:t>
        </w:r>
      </w:ins>
      <w:ins w:id="12" w:author="Ken Le (Vinova)" w:date="2026-02-05T09:15:00Z" w16du:dateUtc="2026-02-05T09:15:09Z">
        <w:r w:rsidR="35E545E2" w:rsidRPr="137E2D94">
          <w:rPr>
            <w:rFonts w:ascii="Times New Roman" w:hAnsi="Times New Roman"/>
          </w:rPr>
          <w:t>o nằm trong repo</w:t>
        </w:r>
      </w:ins>
      <w:ins w:id="13" w:author="Ken Le (Vinova)" w:date="2026-02-05T09:14:00Z" w16du:dateUtc="2026-02-05T09:14:56Z">
        <w:r w:rsidR="35E545E2" w:rsidRPr="137E2D94">
          <w:rPr>
            <w:rFonts w:ascii="Times New Roman" w:hAnsi="Times New Roman"/>
          </w:rPr>
          <w:t>)</w:t>
        </w:r>
      </w:ins>
    </w:p>
    <w:p w14:paraId="373CAFEA" w14:textId="22D1FA46" w:rsidR="00040D2F" w:rsidRDefault="1221CAE3" w:rsidP="137E2D94">
      <w:pPr>
        <w:pStyle w:val="ListBullet"/>
        <w:rPr>
          <w:ins w:id="14" w:author="Tony Nguyen (Vinova)" w:date="2026-02-05T10:04:00Z" w16du:dateUtc="2026-02-05T10:04:42Z"/>
          <w:rFonts w:ascii="Times New Roman" w:hAnsi="Times New Roman"/>
        </w:rPr>
      </w:pPr>
      <w:r w:rsidRPr="137E2D94">
        <w:rPr>
          <w:rFonts w:ascii="Times New Roman" w:hAnsi="Times New Roman"/>
        </w:rPr>
        <w:t xml:space="preserve">File README.md </w:t>
      </w:r>
      <w:del w:id="15" w:author="Tony Nguyen (Vinova)" w:date="2026-02-05T10:05:00Z" w16du:dateUtc="2026-02-05T10:05:12Z">
        <w:r w:rsidR="00995582" w:rsidRPr="137E2D94" w:rsidDel="1221CAE3">
          <w:rPr>
            <w:rFonts w:ascii="Times New Roman" w:hAnsi="Times New Roman"/>
          </w:rPr>
          <w:delText>mô tả tổng quan dự án và</w:delText>
        </w:r>
      </w:del>
      <w:ins w:id="16" w:author="Tony Nguyen (Vinova)" w:date="2026-02-05T10:05:00Z" w16du:dateUtc="2026-02-05T10:05:17Z">
        <w:r w:rsidR="464728CA" w:rsidRPr="137E2D94">
          <w:rPr>
            <w:rFonts w:ascii="Times New Roman" w:hAnsi="Times New Roman"/>
          </w:rPr>
          <w:t xml:space="preserve"> mô tả</w:t>
        </w:r>
      </w:ins>
      <w:r w:rsidRPr="137E2D94">
        <w:rPr>
          <w:rFonts w:ascii="Times New Roman" w:hAnsi="Times New Roman"/>
        </w:rPr>
        <w:t xml:space="preserve"> hướng dẫn cài đặt</w:t>
      </w:r>
      <w:ins w:id="17" w:author="Tony Nguyen (Vinova)" w:date="2026-02-05T10:04:00Z" w16du:dateUtc="2026-02-05T10:04:36Z">
        <w:r w:rsidR="6EFBB7C1" w:rsidRPr="137E2D94">
          <w:rPr>
            <w:rFonts w:ascii="Times New Roman" w:hAnsi="Times New Roman"/>
          </w:rPr>
          <w:t>, hướng dẫn triển khai</w:t>
        </w:r>
      </w:ins>
      <w:r w:rsidRPr="137E2D94">
        <w:rPr>
          <w:rFonts w:ascii="Times New Roman" w:hAnsi="Times New Roman"/>
        </w:rPr>
        <w:t>.</w:t>
      </w:r>
    </w:p>
    <w:p w14:paraId="3C8939DD" w14:textId="051D5A0A" w:rsidR="65BFDB6C" w:rsidRDefault="65BFDB6C" w:rsidP="137E2D94">
      <w:pPr>
        <w:pStyle w:val="ListBullet"/>
        <w:rPr>
          <w:rFonts w:ascii="Times New Roman" w:hAnsi="Times New Roman"/>
        </w:rPr>
      </w:pPr>
      <w:proofErr w:type="spellStart"/>
      <w:ins w:id="18" w:author="Tony Nguyen (Vinova)" w:date="2026-02-05T10:04:00Z" w16du:dateUtc="2026-02-05T10:04:59Z">
        <w:r w:rsidRPr="137E2D94">
          <w:rPr>
            <w:rFonts w:ascii="Times New Roman" w:hAnsi="Times New Roman"/>
          </w:rPr>
          <w:t>Mô</w:t>
        </w:r>
        <w:proofErr w:type="spellEnd"/>
        <w:r w:rsidRPr="137E2D94">
          <w:rPr>
            <w:rFonts w:ascii="Times New Roman" w:hAnsi="Times New Roman"/>
          </w:rPr>
          <w:t xml:space="preserve"> </w:t>
        </w:r>
        <w:proofErr w:type="spellStart"/>
        <w:r w:rsidRPr="137E2D94">
          <w:rPr>
            <w:rFonts w:ascii="Times New Roman" w:hAnsi="Times New Roman"/>
          </w:rPr>
          <w:t>tả</w:t>
        </w:r>
        <w:proofErr w:type="spellEnd"/>
        <w:r w:rsidRPr="137E2D94">
          <w:rPr>
            <w:rFonts w:ascii="Times New Roman" w:hAnsi="Times New Roman"/>
          </w:rPr>
          <w:t xml:space="preserve"> </w:t>
        </w:r>
        <w:proofErr w:type="spellStart"/>
        <w:r w:rsidRPr="137E2D94">
          <w:rPr>
            <w:rFonts w:ascii="Times New Roman" w:hAnsi="Times New Roman"/>
          </w:rPr>
          <w:t>tổng</w:t>
        </w:r>
        <w:proofErr w:type="spellEnd"/>
        <w:r w:rsidRPr="137E2D94">
          <w:rPr>
            <w:rFonts w:ascii="Times New Roman" w:hAnsi="Times New Roman"/>
          </w:rPr>
          <w:t xml:space="preserve"> </w:t>
        </w:r>
        <w:proofErr w:type="spellStart"/>
        <w:r w:rsidRPr="137E2D94">
          <w:rPr>
            <w:rFonts w:ascii="Times New Roman" w:hAnsi="Times New Roman"/>
          </w:rPr>
          <w:t>quan</w:t>
        </w:r>
        <w:proofErr w:type="spellEnd"/>
        <w:r w:rsidRPr="137E2D94">
          <w:rPr>
            <w:rFonts w:ascii="Times New Roman" w:hAnsi="Times New Roman"/>
          </w:rPr>
          <w:t xml:space="preserve"> sẽ có trong tài liệu kỹ thu</w:t>
        </w:r>
      </w:ins>
      <w:ins w:id="19" w:author="Tony Nguyen (Vinova)" w:date="2026-02-05T10:05:00Z" w16du:dateUtc="2026-02-05T10:05:03Z">
        <w:r w:rsidRPr="137E2D94">
          <w:rPr>
            <w:rFonts w:ascii="Times New Roman" w:hAnsi="Times New Roman"/>
          </w:rPr>
          <w:t>ật.</w:t>
        </w:r>
      </w:ins>
    </w:p>
    <w:p w14:paraId="2E357EF9" w14:textId="77777777" w:rsidR="00040D2F" w:rsidRDefault="00995582">
      <w:r>
        <w:rPr>
          <w:rFonts w:ascii="Times New Roman" w:eastAsia="Times New Roman" w:hAnsi="Times New Roman"/>
        </w:rPr>
        <w:t>2.3. Chiến lược nhánh (Branching Strategy): Vinova phải tuân thủ quy trình Git Flow hoặc tương đương, bao gồm:</w:t>
      </w:r>
    </w:p>
    <w:p w14:paraId="5554DD90" w14:textId="77777777" w:rsidR="00040D2F" w:rsidRDefault="00995582" w:rsidP="137E2D94">
      <w:pPr>
        <w:pStyle w:val="ListBullet"/>
        <w:rPr>
          <w:del w:id="20" w:author="Ken Le (Vinova)" w:date="2026-02-05T09:10:00Z" w16du:dateUtc="2026-02-05T09:10:08Z"/>
          <w:rFonts w:ascii="Times New Roman" w:hAnsi="Times New Roman"/>
        </w:rPr>
      </w:pPr>
      <w:del w:id="21" w:author="Ken Le (Vinova)" w:date="2026-02-05T09:10:00Z" w16du:dateUtc="2026-02-05T09:10:08Z">
        <w:r w:rsidRPr="137E2D94" w:rsidDel="1221CAE3">
          <w:rPr>
            <w:rFonts w:ascii="Times New Roman" w:hAnsi="Times New Roman"/>
          </w:rPr>
          <w:delText>Nhánh main/master: Chứa code production ổn định;</w:delText>
        </w:r>
      </w:del>
    </w:p>
    <w:p w14:paraId="33C4C59D" w14:textId="77777777" w:rsidR="00040D2F" w:rsidRDefault="1221CAE3" w:rsidP="137E2D94">
      <w:pPr>
        <w:pStyle w:val="ListBullet"/>
        <w:rPr>
          <w:ins w:id="22" w:author="Ken Le (Vinova)" w:date="2026-02-05T09:10:00Z" w16du:dateUtc="2026-02-05T09:10:13Z"/>
          <w:rFonts w:ascii="Times New Roman" w:hAnsi="Times New Roman"/>
        </w:rPr>
      </w:pPr>
      <w:r w:rsidRPr="137E2D94">
        <w:rPr>
          <w:rFonts w:ascii="Times New Roman" w:hAnsi="Times New Roman"/>
        </w:rPr>
        <w:t xml:space="preserve">Nhánh develop: Chứa code phát triển mới </w:t>
      </w:r>
      <w:proofErr w:type="gramStart"/>
      <w:r w:rsidRPr="137E2D94">
        <w:rPr>
          <w:rFonts w:ascii="Times New Roman" w:hAnsi="Times New Roman"/>
        </w:rPr>
        <w:t>nhất;</w:t>
      </w:r>
      <w:proofErr w:type="gramEnd"/>
    </w:p>
    <w:p w14:paraId="4DE5A15A" w14:textId="68916605" w:rsidR="732B56DA" w:rsidRDefault="732B56DA" w:rsidP="137E2D94">
      <w:pPr>
        <w:pStyle w:val="ListBullet"/>
        <w:rPr>
          <w:ins w:id="23" w:author="Ken Le (Vinova)" w:date="2026-02-05T09:11:00Z" w16du:dateUtc="2026-02-05T09:11:46Z"/>
          <w:rFonts w:ascii="Times New Roman" w:hAnsi="Times New Roman"/>
        </w:rPr>
      </w:pPr>
      <w:ins w:id="24" w:author="Ken Le (Vinova)" w:date="2026-02-05T09:10:00Z" w16du:dateUtc="2026-02-05T09:10:19Z">
        <w:r w:rsidRPr="137E2D94">
          <w:rPr>
            <w:rFonts w:ascii="Times New Roman" w:hAnsi="Times New Roman"/>
          </w:rPr>
          <w:t>Nhánh staging: Chứa code</w:t>
        </w:r>
      </w:ins>
      <w:ins w:id="25" w:author="Ken Le (Vinova)" w:date="2026-02-05T09:11:00Z" w16du:dateUtc="2026-02-05T09:11:44Z">
        <w:r w:rsidR="4881B7C6" w:rsidRPr="137E2D94">
          <w:rPr>
            <w:rFonts w:ascii="Times New Roman" w:hAnsi="Times New Roman"/>
          </w:rPr>
          <w:t xml:space="preserve"> cho môi trường chạy thử trước khi lên production</w:t>
        </w:r>
      </w:ins>
    </w:p>
    <w:p w14:paraId="13C57204" w14:textId="72927EA3" w:rsidR="4881B7C6" w:rsidRDefault="4881B7C6" w:rsidP="137E2D94">
      <w:pPr>
        <w:pStyle w:val="ListBullet"/>
        <w:rPr>
          <w:rFonts w:ascii="Times New Roman" w:hAnsi="Times New Roman"/>
        </w:rPr>
      </w:pPr>
      <w:ins w:id="26" w:author="Ken Le (Vinova)" w:date="2026-02-05T09:11:00Z" w16du:dateUtc="2026-02-05T09:11:58Z">
        <w:r w:rsidRPr="137E2D94">
          <w:rPr>
            <w:rFonts w:ascii="Times New Roman" w:hAnsi="Times New Roman"/>
          </w:rPr>
          <w:t>Nhánh production: Chứa code production ổn định</w:t>
        </w:r>
      </w:ins>
    </w:p>
    <w:p w14:paraId="1EDDEBE2" w14:textId="77777777" w:rsidR="00040D2F" w:rsidRDefault="00995582">
      <w:pPr>
        <w:pStyle w:val="ListBullet"/>
      </w:pPr>
      <w:r>
        <w:rPr>
          <w:rFonts w:ascii="Times New Roman" w:hAnsi="Times New Roman"/>
        </w:rPr>
        <w:t xml:space="preserve">Nhánh feature/*: Cho từng tính năng </w:t>
      </w:r>
      <w:proofErr w:type="gramStart"/>
      <w:r>
        <w:rPr>
          <w:rFonts w:ascii="Times New Roman" w:hAnsi="Times New Roman"/>
        </w:rPr>
        <w:t>mới;</w:t>
      </w:r>
      <w:proofErr w:type="gramEnd"/>
    </w:p>
    <w:p w14:paraId="42AEFA65" w14:textId="77777777" w:rsidR="00040D2F" w:rsidRDefault="00995582">
      <w:pPr>
        <w:pStyle w:val="ListBullet"/>
      </w:pPr>
      <w:r>
        <w:rPr>
          <w:rFonts w:ascii="Times New Roman" w:hAnsi="Times New Roman"/>
        </w:rPr>
        <w:t xml:space="preserve">Nhánh hotfix/*: Cho các bản sửa lỗi khẩn </w:t>
      </w:r>
      <w:proofErr w:type="gramStart"/>
      <w:r>
        <w:rPr>
          <w:rFonts w:ascii="Times New Roman" w:hAnsi="Times New Roman"/>
        </w:rPr>
        <w:t>cấp;</w:t>
      </w:r>
      <w:proofErr w:type="gramEnd"/>
    </w:p>
    <w:p w14:paraId="2940E4C1" w14:textId="1E421C4A" w:rsidR="00040D2F" w:rsidRDefault="00995582" w:rsidP="137E2D94">
      <w:pPr>
        <w:pStyle w:val="ListBullet"/>
        <w:rPr>
          <w:del w:id="27" w:author="Ken Le (Vinova)" w:date="2026-02-05T09:10:00Z" w16du:dateUtc="2026-02-05T09:10:37Z"/>
          <w:rFonts w:ascii="Times New Roman" w:hAnsi="Times New Roman"/>
        </w:rPr>
      </w:pPr>
      <w:del w:id="28" w:author="Ken Le (Vinova)" w:date="2026-02-05T09:10:00Z" w16du:dateUtc="2026-02-05T09:10:37Z">
        <w:r w:rsidRPr="137E2D94" w:rsidDel="1221CAE3">
          <w:rPr>
            <w:rFonts w:ascii="Times New Roman" w:hAnsi="Times New Roman"/>
          </w:rPr>
          <w:delText>Nhánh release/*: Cho các phiên bản chuẩn bị phát hành.</w:delText>
        </w:r>
      </w:del>
    </w:p>
    <w:p w14:paraId="3994990E" w14:textId="77777777" w:rsidR="00040D2F" w:rsidRDefault="00995582">
      <w:commentRangeStart w:id="29"/>
      <w:commentRangeStart w:id="30"/>
      <w:r>
        <w:rPr>
          <w:rFonts w:ascii="Times New Roman" w:eastAsia="Times New Roman" w:hAnsi="Times New Roman"/>
          <w:b/>
          <w:sz w:val="24"/>
        </w:rPr>
        <w:t>3. YÊU CẦU VỀ LỊCH SỬ COMMIT</w:t>
      </w:r>
      <w:commentRangeEnd w:id="29"/>
      <w:r w:rsidR="00E62B5F">
        <w:rPr>
          <w:rStyle w:val="CommentReference"/>
          <w:sz w:val="22"/>
          <w:szCs w:val="22"/>
        </w:rPr>
        <w:commentReference w:id="29"/>
      </w:r>
      <w:commentRangeEnd w:id="30"/>
      <w:r>
        <w:rPr>
          <w:rStyle w:val="CommentReference"/>
          <w:sz w:val="22"/>
          <w:szCs w:val="22"/>
        </w:rPr>
        <w:commentReference w:id="30"/>
      </w:r>
    </w:p>
    <w:p w14:paraId="14C078DE" w14:textId="77777777" w:rsidR="00040D2F" w:rsidRDefault="00995582">
      <w:r>
        <w:rPr>
          <w:rFonts w:ascii="Times New Roman" w:eastAsia="Times New Roman" w:hAnsi="Times New Roman"/>
        </w:rPr>
        <w:t>3.1. Toàn bộ lịch sử commit: Vinova phải bàn giao toàn bộ lịch sử commit từ khi bắt đầu dự án, không được phép:</w:t>
      </w:r>
    </w:p>
    <w:p w14:paraId="36E99AC4" w14:textId="77777777" w:rsidR="00040D2F" w:rsidRDefault="00995582">
      <w:pPr>
        <w:pStyle w:val="ListBullet"/>
      </w:pPr>
      <w:r>
        <w:rPr>
          <w:rFonts w:ascii="Times New Roman" w:hAnsi="Times New Roman"/>
        </w:rPr>
        <w:t xml:space="preserve">Squash hoặc rebase để xóa lịch sử commit khi bàn </w:t>
      </w:r>
      <w:proofErr w:type="gramStart"/>
      <w:r>
        <w:rPr>
          <w:rFonts w:ascii="Times New Roman" w:hAnsi="Times New Roman"/>
        </w:rPr>
        <w:t>giao;</w:t>
      </w:r>
      <w:proofErr w:type="gramEnd"/>
    </w:p>
    <w:p w14:paraId="3AE31AEF" w14:textId="77777777" w:rsidR="00040D2F" w:rsidRDefault="00995582">
      <w:pPr>
        <w:pStyle w:val="ListBullet"/>
      </w:pPr>
      <w:r>
        <w:rPr>
          <w:rFonts w:ascii="Times New Roman" w:hAnsi="Times New Roman"/>
        </w:rPr>
        <w:t xml:space="preserve">Force push làm mất lịch sử </w:t>
      </w:r>
      <w:proofErr w:type="gramStart"/>
      <w:r>
        <w:rPr>
          <w:rFonts w:ascii="Times New Roman" w:hAnsi="Times New Roman"/>
        </w:rPr>
        <w:t>commit;</w:t>
      </w:r>
      <w:proofErr w:type="gramEnd"/>
    </w:p>
    <w:p w14:paraId="358D1279" w14:textId="77777777" w:rsidR="00040D2F" w:rsidRDefault="00995582">
      <w:pPr>
        <w:pStyle w:val="ListBullet"/>
      </w:pPr>
      <w:r>
        <w:rPr>
          <w:rFonts w:ascii="Times New Roman" w:hAnsi="Times New Roman"/>
        </w:rPr>
        <w:t>Xóa hoặc chỉnh sửa lịch sử commit đã được đẩy lên repository.</w:t>
      </w:r>
    </w:p>
    <w:p w14:paraId="000A8906" w14:textId="77777777" w:rsidR="00040D2F" w:rsidRDefault="00995582">
      <w:r>
        <w:rPr>
          <w:rFonts w:ascii="Times New Roman" w:eastAsia="Times New Roman" w:hAnsi="Times New Roman"/>
        </w:rPr>
        <w:t>3.2. Định dạng commit message: Mỗi commit phải có message rõ ràng, tuân theo chuẩn Conventional Commits hoặc tương đương:</w:t>
      </w:r>
    </w:p>
    <w:p w14:paraId="2F374F39" w14:textId="77777777" w:rsidR="00040D2F" w:rsidRDefault="00995582">
      <w:pPr>
        <w:pStyle w:val="ListBullet"/>
      </w:pPr>
      <w:r>
        <w:rPr>
          <w:rFonts w:ascii="Times New Roman" w:hAnsi="Times New Roman"/>
        </w:rPr>
        <w:t xml:space="preserve">Tiêu đề ngắn gọn (tối đa 72 ký tự) mô tả thay </w:t>
      </w:r>
      <w:proofErr w:type="gramStart"/>
      <w:r>
        <w:rPr>
          <w:rFonts w:ascii="Times New Roman" w:hAnsi="Times New Roman"/>
        </w:rPr>
        <w:t>đổi;</w:t>
      </w:r>
      <w:proofErr w:type="gramEnd"/>
    </w:p>
    <w:p w14:paraId="77E6FF58" w14:textId="77777777" w:rsidR="00040D2F" w:rsidRDefault="00995582">
      <w:pPr>
        <w:pStyle w:val="ListBullet"/>
      </w:pPr>
      <w:r>
        <w:rPr>
          <w:rFonts w:ascii="Times New Roman" w:hAnsi="Times New Roman"/>
        </w:rPr>
        <w:t xml:space="preserve">Nội dung chi tiết (nếu cần) giải thích lý do và cách thực </w:t>
      </w:r>
      <w:proofErr w:type="gramStart"/>
      <w:r>
        <w:rPr>
          <w:rFonts w:ascii="Times New Roman" w:hAnsi="Times New Roman"/>
        </w:rPr>
        <w:t>hiện;</w:t>
      </w:r>
      <w:proofErr w:type="gramEnd"/>
    </w:p>
    <w:p w14:paraId="73DEBEF0" w14:textId="77777777" w:rsidR="00040D2F" w:rsidRDefault="00995582">
      <w:pPr>
        <w:pStyle w:val="ListBullet"/>
      </w:pPr>
      <w:r>
        <w:rPr>
          <w:rFonts w:ascii="Times New Roman" w:hAnsi="Times New Roman"/>
        </w:rPr>
        <w:t>Prefix phân loại: feat (tính năng mới), fix (sửa lỗi), docs (tài liệu), refactor (tái cấu trúc), test (kiểm thử</w:t>
      </w:r>
      <w:proofErr w:type="gramStart"/>
      <w:r>
        <w:rPr>
          <w:rFonts w:ascii="Times New Roman" w:hAnsi="Times New Roman"/>
        </w:rPr>
        <w:t>);</w:t>
      </w:r>
      <w:proofErr w:type="gramEnd"/>
    </w:p>
    <w:p w14:paraId="434FF3A6" w14:textId="77777777" w:rsidR="00040D2F" w:rsidRDefault="00995582">
      <w:pPr>
        <w:pStyle w:val="ListBullet"/>
      </w:pPr>
      <w:r>
        <w:rPr>
          <w:rFonts w:ascii="Times New Roman" w:hAnsi="Times New Roman"/>
        </w:rPr>
        <w:t>Liên kết đến task/issue tương ứng (nếu có).</w:t>
      </w:r>
    </w:p>
    <w:p w14:paraId="3F926E79" w14:textId="69440C76" w:rsidR="00040D2F" w:rsidRDefault="00995582">
      <w:r>
        <w:rPr>
          <w:rFonts w:ascii="Times New Roman" w:eastAsia="Times New Roman" w:hAnsi="Times New Roman"/>
        </w:rPr>
        <w:t xml:space="preserve">3.3. Thông tin tác giả: Mỗi commit phải ghi nhận đúng thông tin tác giả (author) là nhân viên Vinova thực hiện, không </w:t>
      </w:r>
      <w:proofErr w:type="spellStart"/>
      <w:r>
        <w:rPr>
          <w:rFonts w:ascii="Times New Roman" w:eastAsia="Times New Roman" w:hAnsi="Times New Roman"/>
        </w:rPr>
        <w:t>được</w:t>
      </w:r>
      <w:proofErr w:type="spellEnd"/>
      <w:r>
        <w:rPr>
          <w:rFonts w:ascii="Times New Roman" w:eastAsia="Times New Roman" w:hAnsi="Times New Roman"/>
        </w:rPr>
        <w:t xml:space="preserve"> commit </w:t>
      </w:r>
      <w:proofErr w:type="spellStart"/>
      <w:r>
        <w:rPr>
          <w:rFonts w:ascii="Times New Roman" w:eastAsia="Times New Roman" w:hAnsi="Times New Roman"/>
        </w:rPr>
        <w:t>dưới</w:t>
      </w:r>
      <w:proofErr w:type="spellEnd"/>
      <w:r>
        <w:rPr>
          <w:rFonts w:ascii="Times New Roman" w:eastAsia="Times New Roman" w:hAnsi="Times New Roman"/>
        </w:rPr>
        <w:t xml:space="preserve"> </w:t>
      </w:r>
      <w:proofErr w:type="spellStart"/>
      <w:r>
        <w:rPr>
          <w:rFonts w:ascii="Times New Roman" w:eastAsia="Times New Roman" w:hAnsi="Times New Roman"/>
        </w:rPr>
        <w:t>danh</w:t>
      </w:r>
      <w:proofErr w:type="spellEnd"/>
      <w:r>
        <w:rPr>
          <w:rFonts w:ascii="Times New Roman" w:eastAsia="Times New Roman" w:hAnsi="Times New Roman"/>
        </w:rPr>
        <w:t xml:space="preserve"> </w:t>
      </w:r>
      <w:proofErr w:type="spellStart"/>
      <w:r>
        <w:rPr>
          <w:rFonts w:ascii="Times New Roman" w:eastAsia="Times New Roman" w:hAnsi="Times New Roman"/>
        </w:rPr>
        <w:t>nghĩa</w:t>
      </w:r>
      <w:proofErr w:type="spellEnd"/>
      <w:r>
        <w:rPr>
          <w:rFonts w:ascii="Times New Roman" w:eastAsia="Times New Roman" w:hAnsi="Times New Roman"/>
        </w:rPr>
        <w:t xml:space="preserve"> </w:t>
      </w:r>
      <w:proofErr w:type="spellStart"/>
      <w:r>
        <w:rPr>
          <w:rFonts w:ascii="Times New Roman" w:eastAsia="Times New Roman" w:hAnsi="Times New Roman"/>
        </w:rPr>
        <w:t>người</w:t>
      </w:r>
      <w:proofErr w:type="spellEnd"/>
      <w:r>
        <w:rPr>
          <w:rFonts w:ascii="Times New Roman" w:eastAsia="Times New Roman" w:hAnsi="Times New Roman"/>
        </w:rPr>
        <w:t xml:space="preserve"> </w:t>
      </w:r>
      <w:proofErr w:type="spellStart"/>
      <w:r>
        <w:rPr>
          <w:rFonts w:ascii="Times New Roman" w:eastAsia="Times New Roman" w:hAnsi="Times New Roman"/>
        </w:rPr>
        <w:t>khác</w:t>
      </w:r>
      <w:proofErr w:type="spellEnd"/>
      <w:r>
        <w:rPr>
          <w:rFonts w:ascii="Times New Roman" w:eastAsia="Times New Roman" w:hAnsi="Times New Roman"/>
        </w:rPr>
        <w:t>.</w:t>
      </w:r>
    </w:p>
    <w:p w14:paraId="6FA4FE15" w14:textId="77777777" w:rsidR="00040D2F" w:rsidRDefault="00995582">
      <w:commentRangeStart w:id="32"/>
      <w:commentRangeStart w:id="33"/>
      <w:r>
        <w:rPr>
          <w:rFonts w:ascii="Times New Roman" w:eastAsia="Times New Roman" w:hAnsi="Times New Roman"/>
          <w:b/>
          <w:sz w:val="24"/>
        </w:rPr>
        <w:t>4. NỘI DUNG BÀN GIAO MÃ NGUỒN</w:t>
      </w:r>
      <w:commentRangeEnd w:id="32"/>
      <w:r w:rsidR="00E62B5F">
        <w:rPr>
          <w:rStyle w:val="CommentReference"/>
          <w:sz w:val="22"/>
          <w:szCs w:val="22"/>
        </w:rPr>
        <w:commentReference w:id="32"/>
      </w:r>
      <w:commentRangeEnd w:id="33"/>
      <w:r>
        <w:rPr>
          <w:rStyle w:val="CommentReference"/>
          <w:sz w:val="22"/>
          <w:szCs w:val="22"/>
        </w:rPr>
        <w:commentReference w:id="33"/>
      </w:r>
    </w:p>
    <w:p w14:paraId="27B45B93" w14:textId="77777777" w:rsidR="00040D2F" w:rsidRDefault="00995582">
      <w:r>
        <w:rPr>
          <w:rFonts w:ascii="Times New Roman" w:eastAsia="Times New Roman" w:hAnsi="Times New Roman"/>
        </w:rPr>
        <w:t>4.1. Vinova cam kết bàn giao đầy đủ các thành phần sau:</w:t>
      </w:r>
    </w:p>
    <w:p w14:paraId="4D29D81D" w14:textId="77777777" w:rsidR="00040D2F" w:rsidRDefault="00995582">
      <w:pPr>
        <w:pStyle w:val="ListBullet"/>
      </w:pPr>
      <w:r>
        <w:rPr>
          <w:rFonts w:ascii="Times New Roman" w:hAnsi="Times New Roman"/>
        </w:rPr>
        <w:t>Toàn bộ mã nguồn (frontend, backend, integration services, scripts</w:t>
      </w:r>
      <w:proofErr w:type="gramStart"/>
      <w:r>
        <w:rPr>
          <w:rFonts w:ascii="Times New Roman" w:hAnsi="Times New Roman"/>
        </w:rPr>
        <w:t>);</w:t>
      </w:r>
      <w:proofErr w:type="gramEnd"/>
    </w:p>
    <w:p w14:paraId="5954B5D6" w14:textId="77777777" w:rsidR="00040D2F" w:rsidRDefault="00995582">
      <w:pPr>
        <w:pStyle w:val="ListBullet"/>
      </w:pPr>
      <w:r>
        <w:rPr>
          <w:rFonts w:ascii="Times New Roman" w:hAnsi="Times New Roman"/>
        </w:rPr>
        <w:t xml:space="preserve">Toàn bộ lịch sử commit và </w:t>
      </w:r>
      <w:proofErr w:type="gramStart"/>
      <w:r>
        <w:rPr>
          <w:rFonts w:ascii="Times New Roman" w:hAnsi="Times New Roman"/>
        </w:rPr>
        <w:t>branches;</w:t>
      </w:r>
      <w:proofErr w:type="gramEnd"/>
    </w:p>
    <w:p w14:paraId="21D0C2C3" w14:textId="77777777" w:rsidR="00040D2F" w:rsidRDefault="00995582" w:rsidP="137E2D94">
      <w:pPr>
        <w:pStyle w:val="ListBullet"/>
        <w:rPr>
          <w:del w:id="35" w:author="Audrey Ho" w:date="2026-02-05T08:46:00Z" w16du:dateUtc="2026-02-05T08:46:01Z"/>
          <w:rFonts w:ascii="Times New Roman" w:hAnsi="Times New Roman"/>
        </w:rPr>
      </w:pPr>
      <w:del w:id="36" w:author="Audrey Ho" w:date="2026-02-05T08:46:00Z">
        <w:r w:rsidRPr="137E2D94" w:rsidDel="1221CAE3">
          <w:rPr>
            <w:rFonts w:ascii="Times New Roman" w:hAnsi="Times New Roman"/>
          </w:rPr>
          <w:delText>Tags cho các phiên bản đã release (v1.0, v1.1, ...);</w:delText>
        </w:r>
      </w:del>
    </w:p>
    <w:p w14:paraId="60CC7B85" w14:textId="77777777" w:rsidR="00040D2F" w:rsidRDefault="00995582">
      <w:pPr>
        <w:pStyle w:val="ListBullet"/>
      </w:pPr>
      <w:r>
        <w:rPr>
          <w:rFonts w:ascii="Times New Roman" w:hAnsi="Times New Roman"/>
        </w:rPr>
        <w:t xml:space="preserve">File cấu hình môi trường </w:t>
      </w:r>
      <w:proofErr w:type="gramStart"/>
      <w:r>
        <w:rPr>
          <w:rFonts w:ascii="Times New Roman" w:hAnsi="Times New Roman"/>
        </w:rPr>
        <w:t>(.env</w:t>
      </w:r>
      <w:proofErr w:type="gramEnd"/>
      <w:r>
        <w:rPr>
          <w:rFonts w:ascii="Times New Roman" w:hAnsi="Times New Roman"/>
        </w:rPr>
        <w:t>.example, docker-compose.yml, ...</w:t>
      </w:r>
      <w:proofErr w:type="gramStart"/>
      <w:r>
        <w:rPr>
          <w:rFonts w:ascii="Times New Roman" w:hAnsi="Times New Roman"/>
        </w:rPr>
        <w:t>);</w:t>
      </w:r>
      <w:proofErr w:type="gramEnd"/>
    </w:p>
    <w:p w14:paraId="1FAB7E80" w14:textId="77777777" w:rsidR="00040D2F" w:rsidRDefault="00995582">
      <w:pPr>
        <w:pStyle w:val="ListBullet"/>
      </w:pPr>
      <w:r>
        <w:rPr>
          <w:rFonts w:ascii="Times New Roman" w:hAnsi="Times New Roman"/>
        </w:rPr>
        <w:t>Dependencies và package lock files (package-</w:t>
      </w:r>
      <w:proofErr w:type="gramStart"/>
      <w:r>
        <w:rPr>
          <w:rFonts w:ascii="Times New Roman" w:hAnsi="Times New Roman"/>
        </w:rPr>
        <w:t>lock.json</w:t>
      </w:r>
      <w:proofErr w:type="gramEnd"/>
      <w:r>
        <w:rPr>
          <w:rFonts w:ascii="Times New Roman" w:hAnsi="Times New Roman"/>
        </w:rPr>
        <w:t xml:space="preserve">, </w:t>
      </w:r>
      <w:proofErr w:type="gramStart"/>
      <w:r>
        <w:rPr>
          <w:rFonts w:ascii="Times New Roman" w:hAnsi="Times New Roman"/>
        </w:rPr>
        <w:t>yarn.lock</w:t>
      </w:r>
      <w:proofErr w:type="gramEnd"/>
      <w:r>
        <w:rPr>
          <w:rFonts w:ascii="Times New Roman" w:hAnsi="Times New Roman"/>
        </w:rPr>
        <w:t>, requirements.txt, ...</w:t>
      </w:r>
      <w:proofErr w:type="gramStart"/>
      <w:r>
        <w:rPr>
          <w:rFonts w:ascii="Times New Roman" w:hAnsi="Times New Roman"/>
        </w:rPr>
        <w:t>);</w:t>
      </w:r>
      <w:proofErr w:type="gramEnd"/>
    </w:p>
    <w:p w14:paraId="1120BE88" w14:textId="77777777" w:rsidR="00040D2F" w:rsidRDefault="00995582">
      <w:pPr>
        <w:pStyle w:val="ListBullet"/>
      </w:pPr>
      <w:r>
        <w:rPr>
          <w:rFonts w:ascii="Times New Roman" w:hAnsi="Times New Roman"/>
        </w:rPr>
        <w:t xml:space="preserve">Database migrations và seed data </w:t>
      </w:r>
      <w:proofErr w:type="gramStart"/>
      <w:r>
        <w:rPr>
          <w:rFonts w:ascii="Times New Roman" w:hAnsi="Times New Roman"/>
        </w:rPr>
        <w:t>scripts;</w:t>
      </w:r>
      <w:proofErr w:type="gramEnd"/>
    </w:p>
    <w:p w14:paraId="303A2C91" w14:textId="77777777" w:rsidR="00040D2F" w:rsidRDefault="00995582">
      <w:pPr>
        <w:pStyle w:val="ListBullet"/>
      </w:pPr>
      <w:r>
        <w:rPr>
          <w:rFonts w:ascii="Times New Roman" w:hAnsi="Times New Roman"/>
        </w:rPr>
        <w:t>CI/CD configuration files (nếu có).</w:t>
      </w:r>
    </w:p>
    <w:p w14:paraId="42CC8341" w14:textId="77777777" w:rsidR="00040D2F" w:rsidRDefault="00995582">
      <w:r>
        <w:rPr>
          <w:rFonts w:ascii="Times New Roman" w:eastAsia="Times New Roman" w:hAnsi="Times New Roman"/>
        </w:rPr>
        <w:t>4.2. Tài liệu kỹ thuật đi kèm:</w:t>
      </w:r>
    </w:p>
    <w:p w14:paraId="3CB607FC" w14:textId="10E22BDF" w:rsidR="1221CAE3" w:rsidRDefault="1221CAE3" w:rsidP="137E2D94">
      <w:pPr>
        <w:pStyle w:val="ListBullet"/>
        <w:rPr>
          <w:rFonts w:ascii="Times New Roman" w:hAnsi="Times New Roman"/>
        </w:rPr>
      </w:pPr>
      <w:del w:id="37" w:author="Tony Nguyen (Vinova)" w:date="2026-02-05T09:54:00Z" w16du:dateUtc="2026-02-05T09:54:59Z">
        <w:r w:rsidRPr="137E2D94" w:rsidDel="1221CAE3">
          <w:rPr>
            <w:rFonts w:ascii="Times New Roman" w:hAnsi="Times New Roman"/>
          </w:rPr>
          <w:delText xml:space="preserve">Tài liệu </w:delText>
        </w:r>
      </w:del>
      <w:ins w:id="38" w:author="Tony Nguyen (Vinova)" w:date="2026-02-05T09:55:00Z" w16du:dateUtc="2026-02-05T09:55:00Z">
        <w:r w:rsidR="476BFC24" w:rsidRPr="137E2D94">
          <w:rPr>
            <w:rFonts w:ascii="Times New Roman" w:hAnsi="Times New Roman"/>
          </w:rPr>
          <w:t>K</w:t>
        </w:r>
      </w:ins>
      <w:del w:id="39" w:author="Tony Nguyen (Vinova)" w:date="2026-02-05T09:54:00Z" w16du:dateUtc="2026-02-05T09:54:59Z">
        <w:r w:rsidRPr="137E2D94" w:rsidDel="1221CAE3">
          <w:rPr>
            <w:rFonts w:ascii="Times New Roman" w:hAnsi="Times New Roman"/>
          </w:rPr>
          <w:delText>k</w:delText>
        </w:r>
      </w:del>
      <w:r w:rsidRPr="137E2D94">
        <w:rPr>
          <w:rFonts w:ascii="Times New Roman" w:hAnsi="Times New Roman"/>
        </w:rPr>
        <w:t>iến trúc hệ thống (System Architecture</w:t>
      </w:r>
      <w:proofErr w:type="gramStart"/>
      <w:r w:rsidRPr="137E2D94">
        <w:rPr>
          <w:rFonts w:ascii="Times New Roman" w:hAnsi="Times New Roman"/>
        </w:rPr>
        <w:t>);</w:t>
      </w:r>
      <w:proofErr w:type="gramEnd"/>
    </w:p>
    <w:p w14:paraId="76F041DD" w14:textId="77777777" w:rsidR="00040D2F" w:rsidRDefault="00995582">
      <w:pPr>
        <w:pStyle w:val="ListBullet"/>
      </w:pPr>
      <w:r>
        <w:rPr>
          <w:rFonts w:ascii="Times New Roman" w:hAnsi="Times New Roman"/>
        </w:rPr>
        <w:t>API Documentation (Swagger/OpenAPI hoặc tương đương</w:t>
      </w:r>
      <w:proofErr w:type="gramStart"/>
      <w:r>
        <w:rPr>
          <w:rFonts w:ascii="Times New Roman" w:hAnsi="Times New Roman"/>
        </w:rPr>
        <w:t>);</w:t>
      </w:r>
      <w:proofErr w:type="gramEnd"/>
    </w:p>
    <w:p w14:paraId="7A1BBA49" w14:textId="77777777" w:rsidR="00040D2F" w:rsidRDefault="00995582">
      <w:pPr>
        <w:pStyle w:val="ListBullet"/>
      </w:pPr>
      <w:r>
        <w:rPr>
          <w:rFonts w:ascii="Times New Roman" w:hAnsi="Times New Roman"/>
        </w:rPr>
        <w:t xml:space="preserve">Database schema và </w:t>
      </w:r>
      <w:proofErr w:type="gramStart"/>
      <w:r>
        <w:rPr>
          <w:rFonts w:ascii="Times New Roman" w:hAnsi="Times New Roman"/>
        </w:rPr>
        <w:t>ERD;</w:t>
      </w:r>
      <w:proofErr w:type="gramEnd"/>
    </w:p>
    <w:p w14:paraId="14C67E3B" w14:textId="2515EBD3" w:rsidR="00040D2F" w:rsidRDefault="1221CAE3">
      <w:pPr>
        <w:pStyle w:val="ListBullet"/>
      </w:pPr>
      <w:r w:rsidRPr="137E2D94">
        <w:rPr>
          <w:rFonts w:ascii="Times New Roman" w:hAnsi="Times New Roman"/>
        </w:rPr>
        <w:t>Hướng dẫn cài đặt môi trường phát triển (Development Setup Guide);</w:t>
      </w:r>
      <w:ins w:id="40" w:author="Tony Nguyen (Vinova)" w:date="2026-02-05T09:57:00Z" w16du:dateUtc="2026-02-05T09:57:08Z">
        <w:r w:rsidR="2F178DBE" w:rsidRPr="137E2D94">
          <w:rPr>
            <w:rFonts w:ascii="Times New Roman" w:hAnsi="Times New Roman"/>
          </w:rPr>
          <w:t xml:space="preserve"> (có trong file readme)</w:t>
        </w:r>
      </w:ins>
    </w:p>
    <w:p w14:paraId="1DE54CB7" w14:textId="08AC75F9" w:rsidR="00040D2F" w:rsidRDefault="1221CAE3" w:rsidP="137E2D94">
      <w:pPr>
        <w:pStyle w:val="ListBullet"/>
        <w:rPr>
          <w:rFonts w:ascii="Times New Roman" w:hAnsi="Times New Roman"/>
        </w:rPr>
      </w:pPr>
      <w:r w:rsidRPr="137E2D94">
        <w:rPr>
          <w:rFonts w:ascii="Times New Roman" w:hAnsi="Times New Roman"/>
        </w:rPr>
        <w:t>Hướng dẫn triển khai (Deployment Guide);</w:t>
      </w:r>
      <w:ins w:id="41" w:author="Tony Nguyen (Vinova)" w:date="2026-02-05T09:57:00Z" w16du:dateUtc="2026-02-05T09:57:32Z">
        <w:r w:rsidR="574DD402" w:rsidRPr="137E2D94">
          <w:rPr>
            <w:rFonts w:ascii="Times New Roman" w:hAnsi="Times New Roman"/>
          </w:rPr>
          <w:t xml:space="preserve"> (có trong file readme</w:t>
        </w:r>
      </w:ins>
    </w:p>
    <w:p w14:paraId="00BCD390" w14:textId="77777777" w:rsidR="00040D2F" w:rsidRDefault="00995582">
      <w:pPr>
        <w:pStyle w:val="ListBullet"/>
      </w:pPr>
      <w:r>
        <w:rPr>
          <w:rFonts w:ascii="Times New Roman" w:hAnsi="Times New Roman"/>
        </w:rPr>
        <w:t>Changelog ghi nhận các thay đổi qua từng phiên bản.</w:t>
      </w:r>
    </w:p>
    <w:p w14:paraId="670CEEF0" w14:textId="77777777" w:rsidR="00040D2F" w:rsidRDefault="00040D2F"/>
    <w:p w14:paraId="76374CCB" w14:textId="77777777" w:rsidR="00040D2F" w:rsidDel="00CA45EF" w:rsidRDefault="00995582">
      <w:pPr>
        <w:rPr>
          <w:del w:id="42" w:author="Audrey Ho" w:date="2026-02-06T07:50:00Z" w16du:dateUtc="2026-02-06T00:50:00Z"/>
        </w:rPr>
      </w:pPr>
      <w:commentRangeStart w:id="43"/>
      <w:commentRangeStart w:id="44"/>
      <w:commentRangeStart w:id="45"/>
      <w:r>
        <w:rPr>
          <w:rFonts w:ascii="Times New Roman" w:eastAsia="Times New Roman" w:hAnsi="Times New Roman"/>
          <w:b/>
          <w:sz w:val="24"/>
        </w:rPr>
        <w:t>5. PHƯƠNG THỨC VÀ TẦN SUẤT BÀN GIAO</w:t>
      </w:r>
      <w:commentRangeEnd w:id="43"/>
      <w:r w:rsidR="00E62B5F">
        <w:rPr>
          <w:rStyle w:val="CommentReference"/>
          <w:sz w:val="22"/>
          <w:szCs w:val="22"/>
        </w:rPr>
        <w:commentReference w:id="43"/>
      </w:r>
      <w:commentRangeEnd w:id="44"/>
      <w:r>
        <w:rPr>
          <w:rStyle w:val="CommentReference"/>
          <w:sz w:val="22"/>
          <w:szCs w:val="22"/>
        </w:rPr>
        <w:commentReference w:id="44"/>
      </w:r>
      <w:commentRangeEnd w:id="45"/>
      <w:r>
        <w:rPr>
          <w:rStyle w:val="CommentReference"/>
          <w:sz w:val="22"/>
          <w:szCs w:val="22"/>
        </w:rPr>
        <w:commentReference w:id="45"/>
      </w:r>
    </w:p>
    <w:p w14:paraId="428A0AB9" w14:textId="77777777" w:rsidR="00040D2F" w:rsidDel="00CA45EF" w:rsidRDefault="1221CAE3" w:rsidP="006C2D13">
      <w:pPr>
        <w:rPr>
          <w:del w:id="48" w:author="Audrey Ho" w:date="2026-02-06T07:50:00Z" w16du:dateUtc="2026-02-06T00:50:00Z"/>
          <w:rFonts w:ascii="Times New Roman" w:eastAsia="Times New Roman" w:hAnsi="Times New Roman"/>
          <w:strike/>
          <w:rPrChange w:id="49" w:author="Tony Nguyen (Vinova)" w:date="2026-02-05T10:01:00Z">
            <w:rPr>
              <w:del w:id="50" w:author="Audrey Ho" w:date="2026-02-06T07:50:00Z" w16du:dateUtc="2026-02-06T00:50:00Z"/>
            </w:rPr>
          </w:rPrChange>
        </w:rPr>
      </w:pPr>
      <w:del w:id="51" w:author="Audrey Ho" w:date="2026-02-06T07:50:00Z" w16du:dateUtc="2026-02-06T00:50:00Z">
        <w:r w:rsidRPr="137E2D94" w:rsidDel="00CA45EF">
          <w:rPr>
            <w:rFonts w:ascii="Times New Roman" w:eastAsia="Times New Roman" w:hAnsi="Times New Roman"/>
            <w:strike/>
            <w:rPrChange w:id="52" w:author="Tony Nguyen (Vinova)" w:date="2026-02-05T10:01:00Z" w16du:dateUtc="2026-02-05T10:01:37Z">
              <w:rPr>
                <w:rFonts w:ascii="Times New Roman" w:eastAsia="Times New Roman" w:hAnsi="Times New Roman"/>
              </w:rPr>
            </w:rPrChange>
          </w:rPr>
          <w:delText>5.1. Bàn giao định kỳ: Vinova bàn giao mã nguồn và lịch sử commit cho OS Research theo các mốc sau:</w:delText>
        </w:r>
      </w:del>
    </w:p>
    <w:p w14:paraId="44CA222A" w14:textId="77777777" w:rsidR="00040D2F" w:rsidDel="00CA45EF" w:rsidRDefault="1221CAE3" w:rsidP="00CA45EF">
      <w:pPr>
        <w:pStyle w:val="ListBullet"/>
        <w:numPr>
          <w:ilvl w:val="0"/>
          <w:numId w:val="0"/>
        </w:numPr>
        <w:rPr>
          <w:del w:id="53" w:author="Audrey Ho" w:date="2026-02-06T07:50:00Z" w16du:dateUtc="2026-02-06T00:50:00Z"/>
          <w:rFonts w:ascii="Times New Roman" w:hAnsi="Times New Roman"/>
          <w:strike/>
          <w:rPrChange w:id="54" w:author="Tony Nguyen (Vinova)" w:date="2026-02-05T10:01:00Z">
            <w:rPr>
              <w:del w:id="55" w:author="Audrey Ho" w:date="2026-02-06T07:50:00Z" w16du:dateUtc="2026-02-06T00:50:00Z"/>
            </w:rPr>
          </w:rPrChange>
        </w:rPr>
        <w:pPrChange w:id="56" w:author="Audrey Ho" w:date="2026-02-06T07:50:00Z" w16du:dateUtc="2026-02-06T00:50:00Z">
          <w:pPr>
            <w:pStyle w:val="ListBullet"/>
          </w:pPr>
        </w:pPrChange>
      </w:pPr>
      <w:del w:id="57" w:author="Audrey Ho" w:date="2026-02-06T07:50:00Z" w16du:dateUtc="2026-02-06T00:50:00Z">
        <w:r w:rsidRPr="137E2D94" w:rsidDel="00CA45EF">
          <w:rPr>
            <w:rFonts w:ascii="Times New Roman" w:hAnsi="Times New Roman"/>
            <w:strike/>
            <w:rPrChange w:id="58" w:author="Tony Nguyen (Vinova)" w:date="2026-02-05T10:01:00Z" w16du:dateUtc="2026-02-05T10:01:37Z">
              <w:rPr>
                <w:rFonts w:ascii="Times New Roman" w:hAnsi="Times New Roman"/>
              </w:rPr>
            </w:rPrChange>
          </w:rPr>
          <w:delText>Hàng tuầ</w:delText>
        </w:r>
        <w:r w:rsidRPr="137E2D94" w:rsidDel="00CA45EF">
          <w:rPr>
            <w:rFonts w:ascii="Times New Roman" w:hAnsi="Times New Roman"/>
            <w:strike/>
            <w:rPrChange w:id="59" w:author="Tony Nguyen (Vinova)" w:date="2026-02-05T10:01:00Z" w16du:dateUtc="2026-02-05T10:01:37Z">
              <w:rPr>
                <w:rFonts w:ascii="Times New Roman" w:hAnsi="Times New Roman"/>
              </w:rPr>
            </w:rPrChange>
          </w:rPr>
          <w:delText>n: Cập nh</w:delText>
        </w:r>
        <w:r w:rsidRPr="137E2D94" w:rsidDel="00CA45EF">
          <w:rPr>
            <w:rFonts w:ascii="Times New Roman" w:hAnsi="Times New Roman"/>
            <w:strike/>
            <w:rPrChange w:id="60" w:author="Tony Nguyen (Vinova)" w:date="2026-02-05T10:01:00Z" w16du:dateUtc="2026-02-05T10:01:37Z">
              <w:rPr>
                <w:rFonts w:ascii="Times New Roman" w:hAnsi="Times New Roman"/>
              </w:rPr>
            </w:rPrChange>
          </w:rPr>
          <w:delText>ật quyề</w:delText>
        </w:r>
        <w:r w:rsidRPr="137E2D94" w:rsidDel="00CA45EF">
          <w:rPr>
            <w:rFonts w:ascii="Times New Roman" w:hAnsi="Times New Roman"/>
            <w:strike/>
            <w:rPrChange w:id="61" w:author="Tony Nguyen (Vinova)" w:date="2026-02-05T10:01:00Z" w16du:dateUtc="2026-02-05T10:01:37Z">
              <w:rPr>
                <w:rFonts w:ascii="Times New Roman" w:hAnsi="Times New Roman"/>
              </w:rPr>
            </w:rPrChange>
          </w:rPr>
          <w:delText>n truy cậ</w:delText>
        </w:r>
        <w:r w:rsidRPr="137E2D94" w:rsidDel="00CA45EF">
          <w:rPr>
            <w:rFonts w:ascii="Times New Roman" w:hAnsi="Times New Roman"/>
            <w:strike/>
            <w:rPrChange w:id="62" w:author="Tony Nguyen (Vinova)" w:date="2026-02-05T10:01:00Z" w16du:dateUtc="2026-02-05T10:01:37Z">
              <w:rPr>
                <w:rFonts w:ascii="Times New Roman" w:hAnsi="Times New Roman"/>
              </w:rPr>
            </w:rPrChange>
          </w:rPr>
          <w:delText>p repository để</w:delText>
        </w:r>
        <w:r w:rsidRPr="137E2D94" w:rsidDel="00CA45EF">
          <w:rPr>
            <w:rFonts w:ascii="Times New Roman" w:hAnsi="Times New Roman"/>
            <w:strike/>
            <w:rPrChange w:id="63" w:author="Tony Nguyen (Vinova)" w:date="2026-02-05T10:01:00Z" w16du:dateUtc="2026-02-05T10:01:37Z">
              <w:rPr>
                <w:rFonts w:ascii="Times New Roman" w:hAnsi="Times New Roman"/>
              </w:rPr>
            </w:rPrChange>
          </w:rPr>
          <w:delText xml:space="preserve"> OS Research có th</w:delText>
        </w:r>
        <w:r w:rsidRPr="137E2D94" w:rsidDel="00CA45EF">
          <w:rPr>
            <w:rFonts w:ascii="Times New Roman" w:hAnsi="Times New Roman"/>
            <w:strike/>
            <w:rPrChange w:id="64" w:author="Tony Nguyen (Vinova)" w:date="2026-02-05T10:01:00Z" w16du:dateUtc="2026-02-05T10:01:37Z">
              <w:rPr>
                <w:rFonts w:ascii="Times New Roman" w:hAnsi="Times New Roman"/>
              </w:rPr>
            </w:rPrChange>
          </w:rPr>
          <w:delText>ể theo dõi ti</w:delText>
        </w:r>
        <w:r w:rsidRPr="137E2D94" w:rsidDel="00CA45EF">
          <w:rPr>
            <w:rFonts w:ascii="Times New Roman" w:hAnsi="Times New Roman"/>
            <w:strike/>
            <w:rPrChange w:id="65" w:author="Tony Nguyen (Vinova)" w:date="2026-02-05T10:01:00Z" w16du:dateUtc="2026-02-05T10:01:37Z">
              <w:rPr>
                <w:rFonts w:ascii="Times New Roman" w:hAnsi="Times New Roman"/>
              </w:rPr>
            </w:rPrChange>
          </w:rPr>
          <w:delText>ế</w:delText>
        </w:r>
        <w:r w:rsidRPr="137E2D94" w:rsidDel="00CA45EF">
          <w:rPr>
            <w:rFonts w:ascii="Times New Roman" w:hAnsi="Times New Roman"/>
            <w:strike/>
            <w:rPrChange w:id="66" w:author="Tony Nguyen (Vinova)" w:date="2026-02-05T10:01:00Z" w16du:dateUtc="2026-02-05T10:01:37Z">
              <w:rPr>
                <w:rFonts w:ascii="Times New Roman" w:hAnsi="Times New Roman"/>
              </w:rPr>
            </w:rPrChange>
          </w:rPr>
          <w:delText>n độ</w:delText>
        </w:r>
        <w:r w:rsidRPr="137E2D94" w:rsidDel="00CA45EF">
          <w:rPr>
            <w:rFonts w:ascii="Times New Roman" w:hAnsi="Times New Roman"/>
            <w:strike/>
            <w:rPrChange w:id="67" w:author="Tony Nguyen (Vinova)" w:date="2026-02-05T10:01:00Z" w16du:dateUtc="2026-02-05T10:01:37Z">
              <w:rPr>
                <w:rFonts w:ascii="Times New Roman" w:hAnsi="Times New Roman"/>
              </w:rPr>
            </w:rPrChange>
          </w:rPr>
          <w:delText>;</w:delText>
        </w:r>
      </w:del>
    </w:p>
    <w:p w14:paraId="198D7FA0" w14:textId="77777777" w:rsidR="00040D2F" w:rsidDel="00CA45EF" w:rsidRDefault="1221CAE3" w:rsidP="00CA45EF">
      <w:pPr>
        <w:pStyle w:val="ListBullet"/>
        <w:numPr>
          <w:ilvl w:val="0"/>
          <w:numId w:val="0"/>
        </w:numPr>
        <w:rPr>
          <w:del w:id="68" w:author="Audrey Ho" w:date="2026-02-06T07:50:00Z" w16du:dateUtc="2026-02-06T00:50:00Z"/>
          <w:rFonts w:ascii="Times New Roman" w:hAnsi="Times New Roman"/>
          <w:strike/>
          <w:rPrChange w:id="69" w:author="Tony Nguyen (Vinova)" w:date="2026-02-05T10:01:00Z">
            <w:rPr>
              <w:del w:id="70" w:author="Audrey Ho" w:date="2026-02-06T07:50:00Z" w16du:dateUtc="2026-02-06T00:50:00Z"/>
            </w:rPr>
          </w:rPrChange>
        </w:rPr>
        <w:pPrChange w:id="71" w:author="Audrey Ho" w:date="2026-02-06T07:50:00Z" w16du:dateUtc="2026-02-06T00:50:00Z">
          <w:pPr>
            <w:pStyle w:val="ListBullet"/>
          </w:pPr>
        </w:pPrChange>
      </w:pPr>
      <w:del w:id="72" w:author="Audrey Ho" w:date="2026-02-06T07:50:00Z" w16du:dateUtc="2026-02-06T00:50:00Z">
        <w:r w:rsidRPr="137E2D94" w:rsidDel="00CA45EF">
          <w:rPr>
            <w:rFonts w:ascii="Times New Roman" w:hAnsi="Times New Roman"/>
            <w:strike/>
            <w:rPrChange w:id="73" w:author="Tony Nguyen (Vinova)" w:date="2026-02-05T10:01:00Z" w16du:dateUtc="2026-02-05T10:01:37Z">
              <w:rPr>
                <w:rFonts w:ascii="Times New Roman" w:hAnsi="Times New Roman"/>
              </w:rPr>
            </w:rPrChange>
          </w:rPr>
          <w:delText>Cu</w:delText>
        </w:r>
        <w:r w:rsidRPr="137E2D94" w:rsidDel="00CA45EF">
          <w:rPr>
            <w:rFonts w:ascii="Times New Roman" w:hAnsi="Times New Roman"/>
            <w:strike/>
            <w:rPrChange w:id="74" w:author="Tony Nguyen (Vinova)" w:date="2026-02-05T10:01:00Z" w16du:dateUtc="2026-02-05T10:01:37Z">
              <w:rPr>
                <w:rFonts w:ascii="Times New Roman" w:hAnsi="Times New Roman"/>
              </w:rPr>
            </w:rPrChange>
          </w:rPr>
          <w:delText>ối mỗi giai đo</w:delText>
        </w:r>
        <w:r w:rsidRPr="137E2D94" w:rsidDel="00CA45EF">
          <w:rPr>
            <w:rFonts w:ascii="Times New Roman" w:hAnsi="Times New Roman"/>
            <w:strike/>
            <w:rPrChange w:id="75" w:author="Tony Nguyen (Vinova)" w:date="2026-02-05T10:01:00Z" w16du:dateUtc="2026-02-05T10:01:37Z">
              <w:rPr>
                <w:rFonts w:ascii="Times New Roman" w:hAnsi="Times New Roman"/>
              </w:rPr>
            </w:rPrChange>
          </w:rPr>
          <w:delText>ạn: Bàn giao b</w:delText>
        </w:r>
        <w:r w:rsidRPr="137E2D94" w:rsidDel="00CA45EF">
          <w:rPr>
            <w:rFonts w:ascii="Times New Roman" w:hAnsi="Times New Roman"/>
            <w:strike/>
            <w:rPrChange w:id="76" w:author="Tony Nguyen (Vinova)" w:date="2026-02-05T10:01:00Z" w16du:dateUtc="2026-02-05T10:01:37Z">
              <w:rPr>
                <w:rFonts w:ascii="Times New Roman" w:hAnsi="Times New Roman"/>
              </w:rPr>
            </w:rPrChange>
          </w:rPr>
          <w:delText>ản snapshot đ</w:delText>
        </w:r>
        <w:r w:rsidRPr="137E2D94" w:rsidDel="00CA45EF">
          <w:rPr>
            <w:rFonts w:ascii="Times New Roman" w:hAnsi="Times New Roman"/>
            <w:strike/>
            <w:rPrChange w:id="77" w:author="Tony Nguyen (Vinova)" w:date="2026-02-05T10:01:00Z" w16du:dateUtc="2026-02-05T10:01:37Z">
              <w:rPr>
                <w:rFonts w:ascii="Times New Roman" w:hAnsi="Times New Roman"/>
              </w:rPr>
            </w:rPrChange>
          </w:rPr>
          <w:delText>ầy đ</w:delText>
        </w:r>
        <w:r w:rsidRPr="137E2D94" w:rsidDel="00CA45EF">
          <w:rPr>
            <w:rFonts w:ascii="Times New Roman" w:hAnsi="Times New Roman"/>
            <w:strike/>
            <w:rPrChange w:id="78" w:author="Tony Nguyen (Vinova)" w:date="2026-02-05T10:01:00Z" w16du:dateUtc="2026-02-05T10:01:37Z">
              <w:rPr>
                <w:rFonts w:ascii="Times New Roman" w:hAnsi="Times New Roman"/>
              </w:rPr>
            </w:rPrChange>
          </w:rPr>
          <w:delText>ủ kèm release notes;</w:delText>
        </w:r>
      </w:del>
    </w:p>
    <w:p w14:paraId="6465D2D9" w14:textId="77777777" w:rsidR="00040D2F" w:rsidDel="00CA45EF" w:rsidRDefault="1221CAE3" w:rsidP="00CA45EF">
      <w:pPr>
        <w:pStyle w:val="ListBullet"/>
        <w:numPr>
          <w:ilvl w:val="0"/>
          <w:numId w:val="0"/>
        </w:numPr>
        <w:rPr>
          <w:del w:id="79" w:author="Audrey Ho" w:date="2026-02-06T07:50:00Z" w16du:dateUtc="2026-02-06T00:50:00Z"/>
          <w:rFonts w:ascii="Times New Roman" w:hAnsi="Times New Roman"/>
          <w:strike/>
          <w:rPrChange w:id="80" w:author="Tony Nguyen (Vinova)" w:date="2026-02-05T10:01:00Z">
            <w:rPr>
              <w:del w:id="81" w:author="Audrey Ho" w:date="2026-02-06T07:50:00Z" w16du:dateUtc="2026-02-06T00:50:00Z"/>
            </w:rPr>
          </w:rPrChange>
        </w:rPr>
        <w:pPrChange w:id="82" w:author="Audrey Ho" w:date="2026-02-06T07:50:00Z" w16du:dateUtc="2026-02-06T00:50:00Z">
          <w:pPr>
            <w:pStyle w:val="ListBullet"/>
          </w:pPr>
        </w:pPrChange>
      </w:pPr>
      <w:del w:id="83" w:author="Audrey Ho" w:date="2026-02-06T07:50:00Z" w16du:dateUtc="2026-02-06T00:50:00Z">
        <w:r w:rsidRPr="137E2D94" w:rsidDel="00CA45EF">
          <w:rPr>
            <w:rFonts w:ascii="Times New Roman" w:hAnsi="Times New Roman"/>
            <w:strike/>
            <w:rPrChange w:id="84" w:author="Tony Nguyen (Vinova)" w:date="2026-02-05T10:01:00Z" w16du:dateUtc="2026-02-05T10:01:37Z">
              <w:rPr>
                <w:rFonts w:ascii="Times New Roman" w:hAnsi="Times New Roman"/>
              </w:rPr>
            </w:rPrChange>
          </w:rPr>
          <w:delText>Khi kết thúc d</w:delText>
        </w:r>
        <w:r w:rsidRPr="137E2D94" w:rsidDel="00CA45EF">
          <w:rPr>
            <w:rFonts w:ascii="Times New Roman" w:hAnsi="Times New Roman"/>
            <w:strike/>
            <w:rPrChange w:id="85" w:author="Tony Nguyen (Vinova)" w:date="2026-02-05T10:01:00Z" w16du:dateUtc="2026-02-05T10:01:37Z">
              <w:rPr>
                <w:rFonts w:ascii="Times New Roman" w:hAnsi="Times New Roman"/>
              </w:rPr>
            </w:rPrChange>
          </w:rPr>
          <w:delText>ự án: Bàn giao toàn bộ</w:delText>
        </w:r>
        <w:r w:rsidRPr="137E2D94" w:rsidDel="00CA45EF">
          <w:rPr>
            <w:rFonts w:ascii="Times New Roman" w:hAnsi="Times New Roman"/>
            <w:strike/>
            <w:rPrChange w:id="86" w:author="Tony Nguyen (Vinova)" w:date="2026-02-05T10:01:00Z" w16du:dateUtc="2026-02-05T10:01:37Z">
              <w:rPr>
                <w:rFonts w:ascii="Times New Roman" w:hAnsi="Times New Roman"/>
              </w:rPr>
            </w:rPrChange>
          </w:rPr>
          <w:delText xml:space="preserve"> repository và chuyển quy</w:delText>
        </w:r>
        <w:r w:rsidRPr="137E2D94" w:rsidDel="00CA45EF">
          <w:rPr>
            <w:rFonts w:ascii="Times New Roman" w:hAnsi="Times New Roman"/>
            <w:strike/>
            <w:rPrChange w:id="87" w:author="Tony Nguyen (Vinova)" w:date="2026-02-05T10:01:00Z" w16du:dateUtc="2026-02-05T10:01:37Z">
              <w:rPr>
                <w:rFonts w:ascii="Times New Roman" w:hAnsi="Times New Roman"/>
              </w:rPr>
            </w:rPrChange>
          </w:rPr>
          <w:delText>ền s</w:delText>
        </w:r>
        <w:r w:rsidRPr="137E2D94" w:rsidDel="00CA45EF">
          <w:rPr>
            <w:rFonts w:ascii="Times New Roman" w:hAnsi="Times New Roman"/>
            <w:strike/>
            <w:rPrChange w:id="88" w:author="Tony Nguyen (Vinova)" w:date="2026-02-05T10:01:00Z" w16du:dateUtc="2026-02-05T10:01:37Z">
              <w:rPr>
                <w:rFonts w:ascii="Times New Roman" w:hAnsi="Times New Roman"/>
              </w:rPr>
            </w:rPrChange>
          </w:rPr>
          <w:delText>ở hữ</w:delText>
        </w:r>
        <w:r w:rsidRPr="137E2D94" w:rsidDel="00CA45EF">
          <w:rPr>
            <w:rFonts w:ascii="Times New Roman" w:hAnsi="Times New Roman"/>
            <w:strike/>
            <w:rPrChange w:id="89" w:author="Tony Nguyen (Vinova)" w:date="2026-02-05T10:01:00Z" w16du:dateUtc="2026-02-05T10:01:37Z">
              <w:rPr>
                <w:rFonts w:ascii="Times New Roman" w:hAnsi="Times New Roman"/>
              </w:rPr>
            </w:rPrChange>
          </w:rPr>
          <w:delText>u.</w:delText>
        </w:r>
      </w:del>
    </w:p>
    <w:p w14:paraId="3156B1BD" w14:textId="77777777" w:rsidR="00040D2F" w:rsidDel="00CA45EF" w:rsidRDefault="1221CAE3" w:rsidP="006C2D13">
      <w:pPr>
        <w:rPr>
          <w:del w:id="90" w:author="Audrey Ho" w:date="2026-02-06T07:50:00Z" w16du:dateUtc="2026-02-06T00:50:00Z"/>
          <w:rFonts w:ascii="Times New Roman" w:eastAsia="Times New Roman" w:hAnsi="Times New Roman"/>
          <w:strike/>
          <w:rPrChange w:id="91" w:author="Tony Nguyen (Vinova)" w:date="2026-02-05T10:01:00Z">
            <w:rPr>
              <w:del w:id="92" w:author="Audrey Ho" w:date="2026-02-06T07:50:00Z" w16du:dateUtc="2026-02-06T00:50:00Z"/>
            </w:rPr>
          </w:rPrChange>
        </w:rPr>
      </w:pPr>
      <w:del w:id="93" w:author="Audrey Ho" w:date="2026-02-06T07:50:00Z" w16du:dateUtc="2026-02-06T00:50:00Z">
        <w:r w:rsidRPr="137E2D94" w:rsidDel="00CA45EF">
          <w:rPr>
            <w:rFonts w:ascii="Times New Roman" w:eastAsia="Times New Roman" w:hAnsi="Times New Roman"/>
            <w:strike/>
            <w:rPrChange w:id="94" w:author="Tony Nguyen (Vinova)" w:date="2026-02-05T10:01:00Z" w16du:dateUtc="2026-02-05T10:01:37Z">
              <w:rPr>
                <w:rFonts w:ascii="Times New Roman" w:eastAsia="Times New Roman" w:hAnsi="Times New Roman"/>
              </w:rPr>
            </w:rPrChange>
          </w:rPr>
          <w:delText>5.2. Phương thức bàn giao:</w:delText>
        </w:r>
      </w:del>
    </w:p>
    <w:p w14:paraId="65ED7081" w14:textId="77777777" w:rsidR="00040D2F" w:rsidDel="00CA45EF" w:rsidRDefault="1221CAE3" w:rsidP="00CA45EF">
      <w:pPr>
        <w:pStyle w:val="ListBullet"/>
        <w:numPr>
          <w:ilvl w:val="0"/>
          <w:numId w:val="0"/>
        </w:numPr>
        <w:rPr>
          <w:del w:id="95" w:author="Audrey Ho" w:date="2026-02-06T07:50:00Z" w16du:dateUtc="2026-02-06T00:50:00Z"/>
          <w:rFonts w:ascii="Times New Roman" w:hAnsi="Times New Roman"/>
          <w:strike/>
          <w:rPrChange w:id="96" w:author="Tony Nguyen (Vinova)" w:date="2026-02-05T10:01:00Z">
            <w:rPr>
              <w:del w:id="97" w:author="Audrey Ho" w:date="2026-02-06T07:50:00Z" w16du:dateUtc="2026-02-06T00:50:00Z"/>
            </w:rPr>
          </w:rPrChange>
        </w:rPr>
        <w:pPrChange w:id="98" w:author="Audrey Ho" w:date="2026-02-06T07:50:00Z" w16du:dateUtc="2026-02-06T00:50:00Z">
          <w:pPr>
            <w:pStyle w:val="ListBullet"/>
          </w:pPr>
        </w:pPrChange>
      </w:pPr>
      <w:del w:id="99" w:author="Audrey Ho" w:date="2026-02-06T07:50:00Z" w16du:dateUtc="2026-02-06T00:50:00Z">
        <w:r w:rsidRPr="137E2D94" w:rsidDel="00CA45EF">
          <w:rPr>
            <w:rFonts w:ascii="Times New Roman" w:hAnsi="Times New Roman"/>
            <w:strike/>
            <w:rPrChange w:id="100" w:author="Tony Nguyen (Vinova)" w:date="2026-02-05T10:01:00Z" w16du:dateUtc="2026-02-05T10:01:37Z">
              <w:rPr>
                <w:rFonts w:ascii="Times New Roman" w:hAnsi="Times New Roman"/>
              </w:rPr>
            </w:rPrChange>
          </w:rPr>
          <w:delText>Cấp quy</w:delText>
        </w:r>
        <w:r w:rsidRPr="137E2D94" w:rsidDel="00CA45EF">
          <w:rPr>
            <w:rFonts w:ascii="Times New Roman" w:hAnsi="Times New Roman"/>
            <w:strike/>
            <w:rPrChange w:id="101" w:author="Tony Nguyen (Vinova)" w:date="2026-02-05T10:01:00Z" w16du:dateUtc="2026-02-05T10:01:37Z">
              <w:rPr>
                <w:rFonts w:ascii="Times New Roman" w:hAnsi="Times New Roman"/>
              </w:rPr>
            </w:rPrChange>
          </w:rPr>
          <w:delText>ền truy cập repository trên GitHub/GitLab v</w:delText>
        </w:r>
        <w:r w:rsidRPr="137E2D94" w:rsidDel="00CA45EF">
          <w:rPr>
            <w:rFonts w:ascii="Times New Roman" w:hAnsi="Times New Roman"/>
            <w:strike/>
            <w:rPrChange w:id="102" w:author="Tony Nguyen (Vinova)" w:date="2026-02-05T10:01:00Z" w16du:dateUtc="2026-02-05T10:01:37Z">
              <w:rPr>
                <w:rFonts w:ascii="Times New Roman" w:hAnsi="Times New Roman"/>
              </w:rPr>
            </w:rPrChange>
          </w:rPr>
          <w:delText>ới quyề</w:delText>
        </w:r>
        <w:r w:rsidRPr="137E2D94" w:rsidDel="00CA45EF">
          <w:rPr>
            <w:rFonts w:ascii="Times New Roman" w:hAnsi="Times New Roman"/>
            <w:strike/>
            <w:rPrChange w:id="103" w:author="Tony Nguyen (Vinova)" w:date="2026-02-05T10:01:00Z" w16du:dateUtc="2026-02-05T10:01:37Z">
              <w:rPr>
                <w:rFonts w:ascii="Times New Roman" w:hAnsi="Times New Roman"/>
              </w:rPr>
            </w:rPrChange>
          </w:rPr>
          <w:delText>n Admin cho OS Research;</w:delText>
        </w:r>
      </w:del>
    </w:p>
    <w:p w14:paraId="610204B0" w14:textId="77777777" w:rsidR="00040D2F" w:rsidDel="00CA45EF" w:rsidRDefault="1221CAE3" w:rsidP="00CA45EF">
      <w:pPr>
        <w:pStyle w:val="ListBullet"/>
        <w:numPr>
          <w:ilvl w:val="0"/>
          <w:numId w:val="0"/>
        </w:numPr>
        <w:rPr>
          <w:del w:id="104" w:author="Audrey Ho" w:date="2026-02-06T07:50:00Z" w16du:dateUtc="2026-02-06T00:50:00Z"/>
          <w:rFonts w:ascii="Times New Roman" w:hAnsi="Times New Roman"/>
          <w:strike/>
          <w:rPrChange w:id="105" w:author="Tony Nguyen (Vinova)" w:date="2026-02-05T10:01:00Z">
            <w:rPr>
              <w:del w:id="106" w:author="Audrey Ho" w:date="2026-02-06T07:50:00Z" w16du:dateUtc="2026-02-06T00:50:00Z"/>
            </w:rPr>
          </w:rPrChange>
        </w:rPr>
        <w:pPrChange w:id="107" w:author="Audrey Ho" w:date="2026-02-06T07:50:00Z" w16du:dateUtc="2026-02-06T00:50:00Z">
          <w:pPr>
            <w:pStyle w:val="ListBullet"/>
          </w:pPr>
        </w:pPrChange>
      </w:pPr>
      <w:del w:id="108" w:author="Audrey Ho" w:date="2026-02-06T07:50:00Z" w16du:dateUtc="2026-02-06T00:50:00Z">
        <w:r w:rsidRPr="137E2D94" w:rsidDel="00CA45EF">
          <w:rPr>
            <w:rFonts w:ascii="Times New Roman" w:hAnsi="Times New Roman"/>
            <w:strike/>
            <w:rPrChange w:id="109" w:author="Tony Nguyen (Vinova)" w:date="2026-02-05T10:01:00Z" w16du:dateUtc="2026-02-05T10:01:37Z">
              <w:rPr>
                <w:rFonts w:ascii="Times New Roman" w:hAnsi="Times New Roman"/>
              </w:rPr>
            </w:rPrChange>
          </w:rPr>
          <w:delText>Bàn giao bả</w:delText>
        </w:r>
        <w:r w:rsidRPr="137E2D94" w:rsidDel="00CA45EF">
          <w:rPr>
            <w:rFonts w:ascii="Times New Roman" w:hAnsi="Times New Roman"/>
            <w:strike/>
            <w:rPrChange w:id="110" w:author="Tony Nguyen (Vinova)" w:date="2026-02-05T10:01:00Z" w16du:dateUtc="2026-02-05T10:01:37Z">
              <w:rPr>
                <w:rFonts w:ascii="Times New Roman" w:hAnsi="Times New Roman"/>
              </w:rPr>
            </w:rPrChange>
          </w:rPr>
          <w:delText>n sao đầy đủ</w:delText>
        </w:r>
        <w:r w:rsidRPr="137E2D94" w:rsidDel="00CA45EF">
          <w:rPr>
            <w:rFonts w:ascii="Times New Roman" w:hAnsi="Times New Roman"/>
            <w:strike/>
            <w:rPrChange w:id="111" w:author="Tony Nguyen (Vinova)" w:date="2026-02-05T10:01:00Z" w16du:dateUtc="2026-02-05T10:01:37Z">
              <w:rPr>
                <w:rFonts w:ascii="Times New Roman" w:hAnsi="Times New Roman"/>
              </w:rPr>
            </w:rPrChange>
          </w:rPr>
          <w:delText xml:space="preserve"> (git clone --mirror) qua phương tiện lưu tr</w:delText>
        </w:r>
        <w:r w:rsidRPr="137E2D94" w:rsidDel="00CA45EF">
          <w:rPr>
            <w:rFonts w:ascii="Times New Roman" w:hAnsi="Times New Roman"/>
            <w:strike/>
            <w:rPrChange w:id="112" w:author="Tony Nguyen (Vinova)" w:date="2026-02-05T10:01:00Z" w16du:dateUtc="2026-02-05T10:01:37Z">
              <w:rPr>
                <w:rFonts w:ascii="Times New Roman" w:hAnsi="Times New Roman"/>
              </w:rPr>
            </w:rPrChange>
          </w:rPr>
          <w:delText>ữ đư</w:delText>
        </w:r>
        <w:r w:rsidRPr="137E2D94" w:rsidDel="00CA45EF">
          <w:rPr>
            <w:rFonts w:ascii="Times New Roman" w:hAnsi="Times New Roman"/>
            <w:strike/>
            <w:rPrChange w:id="113" w:author="Tony Nguyen (Vinova)" w:date="2026-02-05T10:01:00Z" w16du:dateUtc="2026-02-05T10:01:37Z">
              <w:rPr>
                <w:rFonts w:ascii="Times New Roman" w:hAnsi="Times New Roman"/>
              </w:rPr>
            </w:rPrChange>
          </w:rPr>
          <w:delText>ợc mã hóa;</w:delText>
        </w:r>
      </w:del>
    </w:p>
    <w:p w14:paraId="737702C4" w14:textId="43283B62" w:rsidR="00040D2F" w:rsidDel="00CA45EF" w:rsidRDefault="1221CAE3" w:rsidP="00CA45EF">
      <w:pPr>
        <w:pStyle w:val="ListBullet"/>
        <w:numPr>
          <w:ilvl w:val="0"/>
          <w:numId w:val="0"/>
        </w:numPr>
        <w:rPr>
          <w:ins w:id="114" w:author="Tony Nguyen (Vinova)" w:date="2026-02-05T09:58:00Z" w16du:dateUtc="2026-02-05T09:58:10Z"/>
          <w:del w:id="115" w:author="Audrey Ho" w:date="2026-02-06T07:50:00Z" w16du:dateUtc="2026-02-06T00:50:00Z"/>
          <w:rFonts w:ascii="Times New Roman" w:hAnsi="Times New Roman"/>
          <w:strike/>
          <w:rPrChange w:id="116" w:author="Tony Nguyen (Vinova)" w:date="2026-02-05T10:01:00Z">
            <w:rPr>
              <w:ins w:id="117" w:author="Tony Nguyen (Vinova)" w:date="2026-02-05T09:58:00Z" w16du:dateUtc="2026-02-05T09:58:10Z"/>
              <w:del w:id="118" w:author="Audrey Ho" w:date="2026-02-06T07:50:00Z" w16du:dateUtc="2026-02-06T00:50:00Z"/>
              <w:rFonts w:ascii="Times New Roman" w:hAnsi="Times New Roman"/>
            </w:rPr>
          </w:rPrChange>
        </w:rPr>
        <w:pPrChange w:id="119" w:author="Audrey Ho" w:date="2026-02-06T07:50:00Z" w16du:dateUtc="2026-02-06T00:50:00Z">
          <w:pPr>
            <w:pStyle w:val="ListBullet"/>
          </w:pPr>
        </w:pPrChange>
      </w:pPr>
      <w:del w:id="120" w:author="Audrey Ho" w:date="2026-02-06T07:50:00Z" w16du:dateUtc="2026-02-06T00:50:00Z">
        <w:r w:rsidRPr="137E2D94" w:rsidDel="00CA45EF">
          <w:rPr>
            <w:rFonts w:ascii="Times New Roman" w:hAnsi="Times New Roman"/>
            <w:strike/>
            <w:rPrChange w:id="121" w:author="Tony Nguyen (Vinova)" w:date="2026-02-05T10:01:00Z" w16du:dateUtc="2026-02-05T10:01:37Z">
              <w:rPr>
                <w:rFonts w:ascii="Times New Roman" w:hAnsi="Times New Roman"/>
              </w:rPr>
            </w:rPrChange>
          </w:rPr>
          <w:delText>Chuyể</w:delText>
        </w:r>
        <w:r w:rsidRPr="137E2D94" w:rsidDel="00CA45EF">
          <w:rPr>
            <w:rFonts w:ascii="Times New Roman" w:hAnsi="Times New Roman"/>
            <w:strike/>
            <w:rPrChange w:id="122" w:author="Tony Nguyen (Vinova)" w:date="2026-02-05T10:01:00Z" w16du:dateUtc="2026-02-05T10:01:37Z">
              <w:rPr>
                <w:rFonts w:ascii="Times New Roman" w:hAnsi="Times New Roman"/>
              </w:rPr>
            </w:rPrChange>
          </w:rPr>
          <w:delText xml:space="preserve">n giao ownership </w:delText>
        </w:r>
        <w:r w:rsidRPr="137E2D94" w:rsidDel="00CA45EF">
          <w:rPr>
            <w:rFonts w:ascii="Times New Roman" w:hAnsi="Times New Roman"/>
            <w:strike/>
            <w:rPrChange w:id="123" w:author="Tony Nguyen (Vinova)" w:date="2026-02-05T10:01:00Z" w16du:dateUtc="2026-02-05T10:01:37Z">
              <w:rPr>
                <w:rFonts w:ascii="Times New Roman" w:hAnsi="Times New Roman"/>
              </w:rPr>
            </w:rPrChange>
          </w:rPr>
          <w:delText>của</w:delText>
        </w:r>
        <w:r w:rsidRPr="137E2D94" w:rsidDel="00CA45EF">
          <w:rPr>
            <w:rFonts w:ascii="Times New Roman" w:hAnsi="Times New Roman"/>
            <w:strike/>
            <w:rPrChange w:id="124" w:author="Tony Nguyen (Vinova)" w:date="2026-02-05T10:01:00Z" w16du:dateUtc="2026-02-05T10:01:37Z">
              <w:rPr>
                <w:rFonts w:ascii="Times New Roman" w:hAnsi="Times New Roman"/>
              </w:rPr>
            </w:rPrChange>
          </w:rPr>
          <w:delText xml:space="preserve"> repository (nế</w:delText>
        </w:r>
        <w:r w:rsidRPr="137E2D94" w:rsidDel="00CA45EF">
          <w:rPr>
            <w:rFonts w:ascii="Times New Roman" w:hAnsi="Times New Roman"/>
            <w:strike/>
            <w:rPrChange w:id="125" w:author="Tony Nguyen (Vinova)" w:date="2026-02-05T10:01:00Z" w16du:dateUtc="2026-02-05T10:01:37Z">
              <w:rPr>
                <w:rFonts w:ascii="Times New Roman" w:hAnsi="Times New Roman"/>
              </w:rPr>
            </w:rPrChange>
          </w:rPr>
          <w:delText xml:space="preserve">u OS Research </w:delText>
        </w:r>
        <w:r w:rsidRPr="137E2D94" w:rsidDel="00CA45EF">
          <w:rPr>
            <w:rFonts w:ascii="Times New Roman" w:hAnsi="Times New Roman"/>
            <w:strike/>
            <w:rPrChange w:id="126" w:author="Tony Nguyen (Vinova)" w:date="2026-02-05T10:01:00Z" w16du:dateUtc="2026-02-05T10:01:37Z">
              <w:rPr>
                <w:rFonts w:ascii="Times New Roman" w:hAnsi="Times New Roman"/>
              </w:rPr>
            </w:rPrChange>
          </w:rPr>
          <w:delText xml:space="preserve">yêu </w:delText>
        </w:r>
        <w:r w:rsidRPr="137E2D94" w:rsidDel="00CA45EF">
          <w:rPr>
            <w:rFonts w:ascii="Times New Roman" w:hAnsi="Times New Roman"/>
            <w:strike/>
            <w:rPrChange w:id="127" w:author="Tony Nguyen (Vinova)" w:date="2026-02-05T10:01:00Z" w16du:dateUtc="2026-02-05T10:01:37Z">
              <w:rPr>
                <w:rFonts w:ascii="Times New Roman" w:hAnsi="Times New Roman"/>
              </w:rPr>
            </w:rPrChange>
          </w:rPr>
          <w:delText>cầ</w:delText>
        </w:r>
        <w:r w:rsidRPr="137E2D94" w:rsidDel="00CA45EF">
          <w:rPr>
            <w:rFonts w:ascii="Times New Roman" w:hAnsi="Times New Roman"/>
            <w:strike/>
            <w:rPrChange w:id="128" w:author="Tony Nguyen (Vinova)" w:date="2026-02-05T10:01:00Z" w16du:dateUtc="2026-02-05T10:01:37Z">
              <w:rPr>
                <w:rFonts w:ascii="Times New Roman" w:hAnsi="Times New Roman"/>
              </w:rPr>
            </w:rPrChange>
          </w:rPr>
          <w:delText>u).</w:delText>
        </w:r>
      </w:del>
    </w:p>
    <w:p w14:paraId="4371E2A8" w14:textId="40FB14BD" w:rsidR="137E2D94" w:rsidRPr="00CA45EF" w:rsidRDefault="137E2D94" w:rsidP="00CA45EF">
      <w:pPr>
        <w:rPr>
          <w:ins w:id="129" w:author="Tony Nguyen (Vinova)" w:date="2026-02-05T09:58:00Z" w16du:dateUtc="2026-02-05T09:58:12Z"/>
        </w:rPr>
        <w:pPrChange w:id="130" w:author="Audrey Ho" w:date="2026-02-06T07:50:00Z" w16du:dateUtc="2026-02-06T00:50:00Z">
          <w:pPr>
            <w:pStyle w:val="ListBullet"/>
          </w:pPr>
        </w:pPrChange>
      </w:pPr>
    </w:p>
    <w:p w14:paraId="54943449" w14:textId="3685E8B9" w:rsidR="638A105E" w:rsidRDefault="638A105E">
      <w:pPr>
        <w:pStyle w:val="ListBullet"/>
        <w:rPr>
          <w:ins w:id="131" w:author="Tony Nguyen (Vinova)" w:date="2026-02-05T10:00:00Z" w16du:dateUtc="2026-02-05T10:00:02Z"/>
          <w:rFonts w:ascii="Times New Roman" w:hAnsi="Times New Roman"/>
        </w:rPr>
        <w:pPrChange w:id="132" w:author="Tony Nguyen (Vinova)" w:date="2026-02-05T09:58:00Z">
          <w:pPr>
            <w:pStyle w:val="ListBullet"/>
            <w:numPr>
              <w:numId w:val="0"/>
            </w:numPr>
            <w:tabs>
              <w:tab w:val="clear" w:pos="360"/>
            </w:tabs>
            <w:ind w:left="0" w:firstLine="0"/>
          </w:pPr>
        </w:pPrChange>
      </w:pPr>
      <w:ins w:id="133" w:author="Tony Nguyen (Vinova)" w:date="2026-02-05T09:58:00Z" w16du:dateUtc="2026-02-05T09:58:44Z">
        <w:r w:rsidRPr="137E2D94">
          <w:rPr>
            <w:rFonts w:ascii="Times New Roman" w:hAnsi="Times New Roman"/>
          </w:rPr>
          <w:t>Bàn giao</w:t>
        </w:r>
      </w:ins>
      <w:ins w:id="134" w:author="Tony Nguyen (Vinova)" w:date="2026-02-05T10:01:00Z" w16du:dateUtc="2026-02-05T10:01:14Z">
        <w:r w:rsidR="002E4C00" w:rsidRPr="137E2D94">
          <w:rPr>
            <w:rFonts w:ascii="Times New Roman" w:hAnsi="Times New Roman"/>
          </w:rPr>
          <w:t xml:space="preserve"> 1 lần</w:t>
        </w:r>
      </w:ins>
      <w:ins w:id="135" w:author="Tony Nguyen (Vinova)" w:date="2026-02-05T09:58:00Z" w16du:dateUtc="2026-02-05T09:58:44Z">
        <w:r w:rsidRPr="137E2D94">
          <w:rPr>
            <w:rFonts w:ascii="Times New Roman" w:hAnsi="Times New Roman"/>
          </w:rPr>
          <w:t xml:space="preserve"> bản sao đầy </w:t>
        </w:r>
      </w:ins>
      <w:ins w:id="136" w:author="Tony Nguyen (Vinova)" w:date="2026-02-05T09:58:00Z" w16du:dateUtc="2026-02-05T09:58:59Z">
        <w:r w:rsidRPr="137E2D94">
          <w:rPr>
            <w:rFonts w:ascii="Times New Roman" w:hAnsi="Times New Roman"/>
          </w:rPr>
          <w:t>đủ (git clon</w:t>
        </w:r>
      </w:ins>
      <w:ins w:id="137" w:author="Tony Nguyen (Vinova)" w:date="2026-02-05T09:59:00Z" w16du:dateUtc="2026-02-05T09:59:01Z">
        <w:r w:rsidRPr="137E2D94">
          <w:rPr>
            <w:rFonts w:ascii="Times New Roman" w:hAnsi="Times New Roman"/>
          </w:rPr>
          <w:t xml:space="preserve"> –</w:t>
        </w:r>
      </w:ins>
      <w:ins w:id="138" w:author="Tony Nguyen (Vinova)" w:date="2026-02-05T09:58:00Z" w16du:dateUtc="2026-02-05T09:58:59Z">
        <w:r w:rsidRPr="137E2D94">
          <w:rPr>
            <w:rFonts w:ascii="Times New Roman" w:hAnsi="Times New Roman"/>
          </w:rPr>
          <w:t>m</w:t>
        </w:r>
      </w:ins>
      <w:ins w:id="139" w:author="Tony Nguyen (Vinova)" w:date="2026-02-05T09:59:00Z" w16du:dateUtc="2026-02-05T09:59:40Z">
        <w:r w:rsidRPr="137E2D94">
          <w:rPr>
            <w:rFonts w:ascii="Times New Roman" w:hAnsi="Times New Roman"/>
          </w:rPr>
          <w:t>irror) qua 1 Git repository</w:t>
        </w:r>
        <w:r w:rsidR="1C043143" w:rsidRPr="137E2D94">
          <w:rPr>
            <w:rFonts w:ascii="Times New Roman" w:hAnsi="Times New Roman"/>
          </w:rPr>
          <w:t xml:space="preserve"> khác được chỉ </w:t>
        </w:r>
        <w:proofErr w:type="gramStart"/>
        <w:r w:rsidR="1C043143" w:rsidRPr="137E2D94">
          <w:rPr>
            <w:rFonts w:ascii="Times New Roman" w:hAnsi="Times New Roman"/>
          </w:rPr>
          <w:t>định</w:t>
        </w:r>
      </w:ins>
      <w:ins w:id="140" w:author="Tony Nguyen (Vinova)" w:date="2026-02-05T10:01:00Z" w16du:dateUtc="2026-02-05T10:01:20Z">
        <w:r w:rsidR="7DAE2D40" w:rsidRPr="137E2D94">
          <w:rPr>
            <w:rFonts w:ascii="Times New Roman" w:hAnsi="Times New Roman"/>
          </w:rPr>
          <w:t>;</w:t>
        </w:r>
      </w:ins>
      <w:proofErr w:type="gramEnd"/>
    </w:p>
    <w:p w14:paraId="669025E4" w14:textId="74C1A9A1" w:rsidR="1C043143" w:rsidRDefault="1C043143" w:rsidP="137E2D94">
      <w:pPr>
        <w:pStyle w:val="ListBullet"/>
        <w:rPr>
          <w:rFonts w:ascii="Times New Roman" w:hAnsi="Times New Roman"/>
        </w:rPr>
      </w:pPr>
      <w:ins w:id="141" w:author="Tony Nguyen (Vinova)" w:date="2026-02-05T10:00:00Z" w16du:dateUtc="2026-02-05T10:00:48Z">
        <w:r w:rsidRPr="137E2D94">
          <w:rPr>
            <w:rFonts w:ascii="Times New Roman" w:hAnsi="Times New Roman"/>
          </w:rPr>
          <w:t xml:space="preserve">Cấp quyền truy cập repository trên GitHub/GitLab với quyền Admin cho OS </w:t>
        </w:r>
        <w:proofErr w:type="gramStart"/>
        <w:r w:rsidRPr="137E2D94">
          <w:rPr>
            <w:rFonts w:ascii="Times New Roman" w:hAnsi="Times New Roman"/>
          </w:rPr>
          <w:t>Research;</w:t>
        </w:r>
      </w:ins>
      <w:proofErr w:type="gramEnd"/>
    </w:p>
    <w:p w14:paraId="37B20BEB" w14:textId="77777777" w:rsidR="00040D2F" w:rsidRDefault="00995582">
      <w:commentRangeStart w:id="142"/>
      <w:commentRangeStart w:id="143"/>
      <w:r>
        <w:rPr>
          <w:rFonts w:ascii="Times New Roman" w:eastAsia="Times New Roman" w:hAnsi="Times New Roman"/>
          <w:b/>
          <w:sz w:val="24"/>
        </w:rPr>
        <w:t>6. QUYỀN TÁC GIẢ VÀ GHI NHẬN ĐÓNG GÓP</w:t>
      </w:r>
      <w:commentRangeEnd w:id="142"/>
      <w:r w:rsidR="0096158E">
        <w:rPr>
          <w:rStyle w:val="CommentReference"/>
          <w:sz w:val="22"/>
          <w:szCs w:val="22"/>
        </w:rPr>
        <w:commentReference w:id="142"/>
      </w:r>
      <w:commentRangeEnd w:id="143"/>
      <w:r>
        <w:rPr>
          <w:rStyle w:val="CommentReference"/>
          <w:sz w:val="22"/>
          <w:szCs w:val="22"/>
        </w:rPr>
        <w:commentReference w:id="143"/>
      </w:r>
    </w:p>
    <w:p w14:paraId="448013CF" w14:textId="77777777" w:rsidR="00040D2F" w:rsidRDefault="00995582">
      <w:r>
        <w:rPr>
          <w:rFonts w:ascii="Times New Roman" w:eastAsia="Times New Roman" w:hAnsi="Times New Roman"/>
        </w:rPr>
        <w:t>6.1. Quyền sở hữu trí tuệ: Theo Điều 7 của Hợp đồng chính, toàn bộ quyền sở hữu trí tuệ đối với mã nguồn và sản phẩm thuộc về OS Research sau khi nghiệm thu và thanh toán hoàn tất.</w:t>
      </w:r>
    </w:p>
    <w:p w14:paraId="0084B316" w14:textId="77777777" w:rsidR="00040D2F" w:rsidRDefault="00995582">
      <w:r>
        <w:rPr>
          <w:rFonts w:ascii="Times New Roman" w:eastAsia="Times New Roman" w:hAnsi="Times New Roman"/>
        </w:rPr>
        <w:t>6.2. Ghi nhận tác giả trong mã nguồn: OS Research đồng ý:</w:t>
      </w:r>
    </w:p>
    <w:p w14:paraId="7DD70005" w14:textId="77777777" w:rsidR="00040D2F" w:rsidRDefault="00995582">
      <w:pPr>
        <w:pStyle w:val="ListBullet"/>
      </w:pPr>
      <w:r>
        <w:rPr>
          <w:rFonts w:ascii="Times New Roman" w:hAnsi="Times New Roman"/>
        </w:rPr>
        <w:t xml:space="preserve">Giữ nguyên thông tin tác giả (author) trong lịch sử commit </w:t>
      </w:r>
      <w:proofErr w:type="gramStart"/>
      <w:r>
        <w:rPr>
          <w:rFonts w:ascii="Times New Roman" w:hAnsi="Times New Roman"/>
        </w:rPr>
        <w:t>Git;</w:t>
      </w:r>
      <w:proofErr w:type="gramEnd"/>
    </w:p>
    <w:p w14:paraId="3C28C664" w14:textId="77777777" w:rsidR="00040D2F" w:rsidRDefault="00995582">
      <w:pPr>
        <w:pStyle w:val="ListBullet"/>
      </w:pPr>
      <w:r>
        <w:rPr>
          <w:rFonts w:ascii="Times New Roman" w:hAnsi="Times New Roman"/>
        </w:rPr>
        <w:t xml:space="preserve">Cho phép ghi nhận Vinova là đơn vị phát triển trong file CONTRIBUTORS.md hoặc tương </w:t>
      </w:r>
      <w:proofErr w:type="gramStart"/>
      <w:r>
        <w:rPr>
          <w:rFonts w:ascii="Times New Roman" w:hAnsi="Times New Roman"/>
        </w:rPr>
        <w:t>đương;</w:t>
      </w:r>
      <w:proofErr w:type="gramEnd"/>
    </w:p>
    <w:p w14:paraId="034FB20A" w14:textId="77777777" w:rsidR="00040D2F" w:rsidRDefault="00995582">
      <w:pPr>
        <w:pStyle w:val="ListBullet"/>
      </w:pPr>
      <w:r>
        <w:rPr>
          <w:rFonts w:ascii="Times New Roman" w:hAnsi="Times New Roman"/>
        </w:rPr>
        <w:t>Có thể (không bắt buộc) ghi nhận trong code comments hoặc documentation dưới dạng "Developed by Vinova" hoặc tương đương.</w:t>
      </w:r>
    </w:p>
    <w:p w14:paraId="236DD698" w14:textId="77777777" w:rsidR="00040D2F" w:rsidRDefault="00995582">
      <w:r>
        <w:rPr>
          <w:rFonts w:ascii="Times New Roman" w:eastAsia="Times New Roman" w:hAnsi="Times New Roman"/>
        </w:rPr>
        <w:t>6.3. Quyền tham khảo: Vinova được phép sử dụng kiến thức, kinh nghiệm và phương pháp luận tổng quát (know-how) thu được trong quá trình phát triển BeeOS cho các dự án khác, với điều kiện:</w:t>
      </w:r>
    </w:p>
    <w:p w14:paraId="47CE3819" w14:textId="77777777" w:rsidR="00040D2F" w:rsidRDefault="00995582">
      <w:pPr>
        <w:pStyle w:val="ListBullet"/>
      </w:pPr>
      <w:r>
        <w:rPr>
          <w:rFonts w:ascii="Times New Roman" w:hAnsi="Times New Roman"/>
        </w:rPr>
        <w:t xml:space="preserve">Không tiết lộ thông tin mật của OS Research hoặc khách hàng của OS </w:t>
      </w:r>
      <w:proofErr w:type="gramStart"/>
      <w:r>
        <w:rPr>
          <w:rFonts w:ascii="Times New Roman" w:hAnsi="Times New Roman"/>
        </w:rPr>
        <w:t>Research;</w:t>
      </w:r>
      <w:proofErr w:type="gramEnd"/>
    </w:p>
    <w:p w14:paraId="4D4AEE5F" w14:textId="77777777" w:rsidR="00040D2F" w:rsidRDefault="00995582">
      <w:pPr>
        <w:pStyle w:val="ListBullet"/>
      </w:pPr>
      <w:r>
        <w:rPr>
          <w:rFonts w:ascii="Times New Roman" w:hAnsi="Times New Roman"/>
        </w:rPr>
        <w:t xml:space="preserve">Không sao chép hoặc tái sử dụng trực tiếp mã nguồn đã bàn </w:t>
      </w:r>
      <w:proofErr w:type="gramStart"/>
      <w:r>
        <w:rPr>
          <w:rFonts w:ascii="Times New Roman" w:hAnsi="Times New Roman"/>
        </w:rPr>
        <w:t>giao;</w:t>
      </w:r>
      <w:proofErr w:type="gramEnd"/>
    </w:p>
    <w:p w14:paraId="1043E1E4" w14:textId="6A9FB466" w:rsidR="00040D2F" w:rsidRDefault="00995582" w:rsidP="00D63EC0">
      <w:pPr>
        <w:pStyle w:val="ListBullet"/>
      </w:pPr>
      <w:r>
        <w:rPr>
          <w:rFonts w:ascii="Times New Roman" w:hAnsi="Times New Roman"/>
        </w:rPr>
        <w:t xml:space="preserve">Không tiết lộ chi tiết kiến trúc hoặc </w:t>
      </w:r>
      <w:proofErr w:type="spellStart"/>
      <w:r>
        <w:rPr>
          <w:rFonts w:ascii="Times New Roman" w:hAnsi="Times New Roman"/>
        </w:rPr>
        <w:t>giải</w:t>
      </w:r>
      <w:proofErr w:type="spellEnd"/>
      <w:r>
        <w:rPr>
          <w:rFonts w:ascii="Times New Roman" w:hAnsi="Times New Roman"/>
        </w:rPr>
        <w:t xml:space="preserve"> </w:t>
      </w:r>
      <w:proofErr w:type="spellStart"/>
      <w:r>
        <w:rPr>
          <w:rFonts w:ascii="Times New Roman" w:hAnsi="Times New Roman"/>
        </w:rPr>
        <w:t>pháp</w:t>
      </w:r>
      <w:proofErr w:type="spellEnd"/>
      <w:r>
        <w:rPr>
          <w:rFonts w:ascii="Times New Roman" w:hAnsi="Times New Roman"/>
        </w:rPr>
        <w:t xml:space="preserve"> </w:t>
      </w:r>
      <w:proofErr w:type="spellStart"/>
      <w:r>
        <w:rPr>
          <w:rFonts w:ascii="Times New Roman" w:hAnsi="Times New Roman"/>
        </w:rPr>
        <w:t>độc</w:t>
      </w:r>
      <w:proofErr w:type="spellEnd"/>
      <w:r>
        <w:rPr>
          <w:rFonts w:ascii="Times New Roman" w:hAnsi="Times New Roman"/>
        </w:rPr>
        <w:t xml:space="preserve"> </w:t>
      </w:r>
      <w:proofErr w:type="spellStart"/>
      <w:r>
        <w:rPr>
          <w:rFonts w:ascii="Times New Roman" w:hAnsi="Times New Roman"/>
        </w:rPr>
        <w:t>quyền</w:t>
      </w:r>
      <w:proofErr w:type="spellEnd"/>
      <w:r>
        <w:rPr>
          <w:rFonts w:ascii="Times New Roman" w:hAnsi="Times New Roman"/>
        </w:rPr>
        <w:t xml:space="preserve"> </w:t>
      </w:r>
      <w:proofErr w:type="spellStart"/>
      <w:r>
        <w:rPr>
          <w:rFonts w:ascii="Times New Roman" w:hAnsi="Times New Roman"/>
        </w:rPr>
        <w:t>của</w:t>
      </w:r>
      <w:proofErr w:type="spellEnd"/>
      <w:r>
        <w:rPr>
          <w:rFonts w:ascii="Times New Roman" w:hAnsi="Times New Roman"/>
        </w:rPr>
        <w:t xml:space="preserve"> </w:t>
      </w:r>
      <w:proofErr w:type="spellStart"/>
      <w:r>
        <w:rPr>
          <w:rFonts w:ascii="Times New Roman" w:hAnsi="Times New Roman"/>
        </w:rPr>
        <w:t>dự</w:t>
      </w:r>
      <w:proofErr w:type="spellEnd"/>
      <w:r>
        <w:rPr>
          <w:rFonts w:ascii="Times New Roman" w:hAnsi="Times New Roman"/>
        </w:rPr>
        <w:t xml:space="preserve"> </w:t>
      </w:r>
      <w:proofErr w:type="spellStart"/>
      <w:r>
        <w:rPr>
          <w:rFonts w:ascii="Times New Roman" w:hAnsi="Times New Roman"/>
        </w:rPr>
        <w:t>án</w:t>
      </w:r>
      <w:proofErr w:type="spellEnd"/>
      <w:r>
        <w:rPr>
          <w:rFonts w:ascii="Times New Roman" w:hAnsi="Times New Roman"/>
        </w:rPr>
        <w:t>.</w:t>
      </w:r>
    </w:p>
    <w:p w14:paraId="173DA951" w14:textId="77777777" w:rsidR="00040D2F" w:rsidRDefault="00995582">
      <w:commentRangeStart w:id="145"/>
      <w:commentRangeStart w:id="146"/>
      <w:commentRangeStart w:id="147"/>
      <w:r>
        <w:rPr>
          <w:rFonts w:ascii="Times New Roman" w:eastAsia="Times New Roman" w:hAnsi="Times New Roman"/>
          <w:b/>
          <w:sz w:val="24"/>
        </w:rPr>
        <w:t>7. ĐẢM BẢO CHẤT LƯỢNG MÃ NGUỒN</w:t>
      </w:r>
      <w:commentRangeEnd w:id="145"/>
      <w:r w:rsidR="007A49C3">
        <w:rPr>
          <w:rStyle w:val="CommentReference"/>
          <w:sz w:val="22"/>
          <w:szCs w:val="22"/>
        </w:rPr>
        <w:commentReference w:id="145"/>
      </w:r>
      <w:commentRangeEnd w:id="146"/>
      <w:r>
        <w:rPr>
          <w:rStyle w:val="CommentReference"/>
          <w:sz w:val="22"/>
          <w:szCs w:val="22"/>
        </w:rPr>
        <w:commentReference w:id="146"/>
      </w:r>
      <w:commentRangeEnd w:id="147"/>
      <w:r>
        <w:rPr>
          <w:rStyle w:val="CommentReference"/>
          <w:sz w:val="22"/>
          <w:szCs w:val="22"/>
        </w:rPr>
        <w:commentReference w:id="147"/>
      </w:r>
    </w:p>
    <w:p w14:paraId="339558D3" w14:textId="77777777" w:rsidR="00040D2F" w:rsidRDefault="00995582">
      <w:r>
        <w:rPr>
          <w:rFonts w:ascii="Times New Roman" w:eastAsia="Times New Roman" w:hAnsi="Times New Roman"/>
        </w:rPr>
        <w:t>7.1. Vinova cam kết mã nguồn bàn giao đáp ứng các tiêu chuẩn sau:</w:t>
      </w:r>
    </w:p>
    <w:p w14:paraId="037D6CAD" w14:textId="77777777" w:rsidR="00040D2F" w:rsidRDefault="00995582">
      <w:pPr>
        <w:pStyle w:val="ListBullet"/>
      </w:pPr>
      <w:r>
        <w:rPr>
          <w:rFonts w:ascii="Times New Roman" w:hAnsi="Times New Roman"/>
        </w:rPr>
        <w:t xml:space="preserve">Có thể build và chạy được trên môi trường development theo hướng </w:t>
      </w:r>
      <w:proofErr w:type="gramStart"/>
      <w:r>
        <w:rPr>
          <w:rFonts w:ascii="Times New Roman" w:hAnsi="Times New Roman"/>
        </w:rPr>
        <w:t>dẫn;</w:t>
      </w:r>
      <w:proofErr w:type="gramEnd"/>
    </w:p>
    <w:p w14:paraId="7DBECA0A" w14:textId="77777777" w:rsidR="00040D2F" w:rsidRDefault="00995582">
      <w:pPr>
        <w:pStyle w:val="ListBullet"/>
      </w:pPr>
      <w:r>
        <w:rPr>
          <w:rFonts w:ascii="Times New Roman" w:hAnsi="Times New Roman"/>
        </w:rPr>
        <w:t xml:space="preserve">Không chứa mã độc, backdoor, hoặc các thành phần gây </w:t>
      </w:r>
      <w:proofErr w:type="gramStart"/>
      <w:r>
        <w:rPr>
          <w:rFonts w:ascii="Times New Roman" w:hAnsi="Times New Roman"/>
        </w:rPr>
        <w:t>hại;</w:t>
      </w:r>
      <w:proofErr w:type="gramEnd"/>
    </w:p>
    <w:p w14:paraId="1B59CD62" w14:textId="77777777" w:rsidR="00040D2F" w:rsidRDefault="00995582">
      <w:pPr>
        <w:pStyle w:val="ListBullet"/>
      </w:pPr>
      <w:r>
        <w:rPr>
          <w:rFonts w:ascii="Times New Roman" w:hAnsi="Times New Roman"/>
        </w:rPr>
        <w:t xml:space="preserve">Không chứa credentials, API keys, hoặc thông tin nhạy cảm </w:t>
      </w:r>
      <w:proofErr w:type="gramStart"/>
      <w:r>
        <w:rPr>
          <w:rFonts w:ascii="Times New Roman" w:hAnsi="Times New Roman"/>
        </w:rPr>
        <w:t>hardcoded;</w:t>
      </w:r>
      <w:proofErr w:type="gramEnd"/>
    </w:p>
    <w:p w14:paraId="5F28E3B8" w14:textId="77777777" w:rsidR="00040D2F" w:rsidRDefault="00995582">
      <w:pPr>
        <w:pStyle w:val="ListBullet"/>
      </w:pPr>
      <w:r>
        <w:rPr>
          <w:rFonts w:ascii="Times New Roman" w:hAnsi="Times New Roman"/>
        </w:rPr>
        <w:t xml:space="preserve">Tuân thủ coding standards đã thống nhất với OS </w:t>
      </w:r>
      <w:proofErr w:type="gramStart"/>
      <w:r>
        <w:rPr>
          <w:rFonts w:ascii="Times New Roman" w:hAnsi="Times New Roman"/>
        </w:rPr>
        <w:t>Research;</w:t>
      </w:r>
      <w:proofErr w:type="gramEnd"/>
    </w:p>
    <w:p w14:paraId="3EB4EFBF" w14:textId="77777777" w:rsidR="00040D2F" w:rsidRDefault="00995582">
      <w:pPr>
        <w:pStyle w:val="ListBullet"/>
      </w:pPr>
      <w:r>
        <w:rPr>
          <w:rFonts w:ascii="Times New Roman" w:hAnsi="Times New Roman"/>
        </w:rPr>
        <w:t>Có unit tests với coverage tối thiểu theo thỏa thuận (nếu có).</w:t>
      </w:r>
    </w:p>
    <w:p w14:paraId="3E5E4D6D" w14:textId="77777777" w:rsidR="00040D2F" w:rsidDel="006C2D13" w:rsidRDefault="00995582">
      <w:pPr>
        <w:rPr>
          <w:del w:id="150" w:author="Audrey Ho" w:date="2026-02-06T07:51:00Z" w16du:dateUtc="2026-02-06T00:51:00Z"/>
        </w:rPr>
      </w:pPr>
      <w:r>
        <w:rPr>
          <w:rFonts w:ascii="Times New Roman" w:eastAsia="Times New Roman" w:hAnsi="Times New Roman"/>
        </w:rPr>
        <w:t xml:space="preserve">7.2. OS Research có quyền kiểm tra (audit) mã nguồn bất kỳ lúc nào trong quá trình phát triển và yêu cầu Vinova khắc phục các </w:t>
      </w:r>
      <w:proofErr w:type="spellStart"/>
      <w:r>
        <w:rPr>
          <w:rFonts w:ascii="Times New Roman" w:eastAsia="Times New Roman" w:hAnsi="Times New Roman"/>
        </w:rPr>
        <w:t>vấn</w:t>
      </w:r>
      <w:proofErr w:type="spellEnd"/>
      <w:r>
        <w:rPr>
          <w:rFonts w:ascii="Times New Roman" w:eastAsia="Times New Roman" w:hAnsi="Times New Roman"/>
        </w:rPr>
        <w:t xml:space="preserve"> </w:t>
      </w:r>
      <w:proofErr w:type="spellStart"/>
      <w:r>
        <w:rPr>
          <w:rFonts w:ascii="Times New Roman" w:eastAsia="Times New Roman" w:hAnsi="Times New Roman"/>
        </w:rPr>
        <w:t>đề</w:t>
      </w:r>
      <w:proofErr w:type="spellEnd"/>
      <w:r>
        <w:rPr>
          <w:rFonts w:ascii="Times New Roman" w:eastAsia="Times New Roman" w:hAnsi="Times New Roman"/>
        </w:rPr>
        <w:t xml:space="preserve"> </w:t>
      </w:r>
      <w:proofErr w:type="spellStart"/>
      <w:r>
        <w:rPr>
          <w:rFonts w:ascii="Times New Roman" w:eastAsia="Times New Roman" w:hAnsi="Times New Roman"/>
        </w:rPr>
        <w:t>phát</w:t>
      </w:r>
      <w:proofErr w:type="spellEnd"/>
      <w:r>
        <w:rPr>
          <w:rFonts w:ascii="Times New Roman" w:eastAsia="Times New Roman" w:hAnsi="Times New Roman"/>
        </w:rPr>
        <w:t xml:space="preserve"> </w:t>
      </w:r>
      <w:proofErr w:type="spellStart"/>
      <w:r>
        <w:rPr>
          <w:rFonts w:ascii="Times New Roman" w:eastAsia="Times New Roman" w:hAnsi="Times New Roman"/>
        </w:rPr>
        <w:t>hiện</w:t>
      </w:r>
      <w:proofErr w:type="spellEnd"/>
      <w:r>
        <w:rPr>
          <w:rFonts w:ascii="Times New Roman" w:eastAsia="Times New Roman" w:hAnsi="Times New Roman"/>
        </w:rPr>
        <w:t>.</w:t>
      </w:r>
    </w:p>
    <w:p w14:paraId="42CD1CAC" w14:textId="77777777" w:rsidR="00040D2F" w:rsidRDefault="00040D2F"/>
    <w:p w14:paraId="51D1D6AA" w14:textId="77777777" w:rsidR="00040D2F" w:rsidRDefault="00995582">
      <w:r>
        <w:rPr>
          <w:rFonts w:ascii="Times New Roman" w:eastAsia="Times New Roman" w:hAnsi="Times New Roman"/>
          <w:b/>
          <w:sz w:val="24"/>
        </w:rPr>
        <w:t>8. HỖ TRỢ SAU BÀN GIAO</w:t>
      </w:r>
    </w:p>
    <w:p w14:paraId="7A250BF9" w14:textId="77777777" w:rsidR="00040D2F" w:rsidRDefault="00995582">
      <w:commentRangeStart w:id="151"/>
      <w:commentRangeStart w:id="152"/>
      <w:commentRangeStart w:id="153"/>
      <w:commentRangeStart w:id="154"/>
      <w:r>
        <w:rPr>
          <w:rFonts w:ascii="Times New Roman" w:eastAsia="Times New Roman" w:hAnsi="Times New Roman"/>
        </w:rPr>
        <w:t xml:space="preserve">8.1. Trong vòng 30 (ba mươi) Ngày kể từ ngày bàn giao cuối cùng, Vinova có trách nhiệm hỗ trợ OS Research hoặc đơn vị </w:t>
      </w:r>
      <w:proofErr w:type="spellStart"/>
      <w:r>
        <w:rPr>
          <w:rFonts w:ascii="Times New Roman" w:eastAsia="Times New Roman" w:hAnsi="Times New Roman"/>
        </w:rPr>
        <w:t>được</w:t>
      </w:r>
      <w:proofErr w:type="spellEnd"/>
      <w:r>
        <w:rPr>
          <w:rFonts w:ascii="Times New Roman" w:eastAsia="Times New Roman" w:hAnsi="Times New Roman"/>
        </w:rPr>
        <w:t xml:space="preserve"> OS Research </w:t>
      </w:r>
      <w:proofErr w:type="spellStart"/>
      <w:r>
        <w:rPr>
          <w:rFonts w:ascii="Times New Roman" w:eastAsia="Times New Roman" w:hAnsi="Times New Roman"/>
        </w:rPr>
        <w:t>chỉ</w:t>
      </w:r>
      <w:proofErr w:type="spellEnd"/>
      <w:r>
        <w:rPr>
          <w:rFonts w:ascii="Times New Roman" w:eastAsia="Times New Roman" w:hAnsi="Times New Roman"/>
        </w:rPr>
        <w:t xml:space="preserve"> </w:t>
      </w:r>
      <w:proofErr w:type="spellStart"/>
      <w:r>
        <w:rPr>
          <w:rFonts w:ascii="Times New Roman" w:eastAsia="Times New Roman" w:hAnsi="Times New Roman"/>
        </w:rPr>
        <w:t>định</w:t>
      </w:r>
      <w:proofErr w:type="spellEnd"/>
      <w:r>
        <w:rPr>
          <w:rFonts w:ascii="Times New Roman" w:eastAsia="Times New Roman" w:hAnsi="Times New Roman"/>
        </w:rPr>
        <w:t xml:space="preserve"> </w:t>
      </w:r>
      <w:proofErr w:type="spellStart"/>
      <w:r>
        <w:rPr>
          <w:rFonts w:ascii="Times New Roman" w:eastAsia="Times New Roman" w:hAnsi="Times New Roman"/>
        </w:rPr>
        <w:t>để</w:t>
      </w:r>
      <w:proofErr w:type="spellEnd"/>
      <w:r>
        <w:rPr>
          <w:rFonts w:ascii="Times New Roman" w:eastAsia="Times New Roman" w:hAnsi="Times New Roman"/>
        </w:rPr>
        <w:t>:</w:t>
      </w:r>
      <w:commentRangeEnd w:id="151"/>
      <w:r w:rsidR="007A49C3">
        <w:rPr>
          <w:rStyle w:val="CommentReference"/>
          <w:sz w:val="22"/>
          <w:szCs w:val="22"/>
        </w:rPr>
        <w:commentReference w:id="151"/>
      </w:r>
      <w:commentRangeEnd w:id="152"/>
      <w:r>
        <w:rPr>
          <w:rStyle w:val="CommentReference"/>
          <w:sz w:val="22"/>
          <w:szCs w:val="22"/>
        </w:rPr>
        <w:commentReference w:id="152"/>
      </w:r>
      <w:commentRangeEnd w:id="153"/>
      <w:r>
        <w:rPr>
          <w:rStyle w:val="CommentReference"/>
          <w:sz w:val="22"/>
          <w:szCs w:val="22"/>
        </w:rPr>
        <w:commentReference w:id="153"/>
      </w:r>
      <w:commentRangeEnd w:id="154"/>
      <w:r>
        <w:rPr>
          <w:rStyle w:val="CommentReference"/>
          <w:sz w:val="22"/>
          <w:szCs w:val="22"/>
        </w:rPr>
        <w:commentReference w:id="154"/>
      </w:r>
    </w:p>
    <w:p w14:paraId="7A4955F3" w14:textId="77777777" w:rsidR="00040D2F" w:rsidRDefault="00995582">
      <w:pPr>
        <w:pStyle w:val="ListBullet"/>
      </w:pPr>
      <w:r>
        <w:rPr>
          <w:rFonts w:ascii="Times New Roman" w:hAnsi="Times New Roman"/>
        </w:rPr>
        <w:t xml:space="preserve">Giải đáp thắc mắc về cấu trúc và logic mã </w:t>
      </w:r>
      <w:proofErr w:type="gramStart"/>
      <w:r>
        <w:rPr>
          <w:rFonts w:ascii="Times New Roman" w:hAnsi="Times New Roman"/>
        </w:rPr>
        <w:t>nguồn;</w:t>
      </w:r>
      <w:proofErr w:type="gramEnd"/>
    </w:p>
    <w:p w14:paraId="6A734D47" w14:textId="77777777" w:rsidR="00040D2F" w:rsidRDefault="00995582">
      <w:pPr>
        <w:pStyle w:val="ListBullet"/>
      </w:pPr>
      <w:r>
        <w:rPr>
          <w:rFonts w:ascii="Times New Roman" w:hAnsi="Times New Roman"/>
        </w:rPr>
        <w:t xml:space="preserve">Hướng dẫn cài đặt và cấu hình môi </w:t>
      </w:r>
      <w:proofErr w:type="gramStart"/>
      <w:r>
        <w:rPr>
          <w:rFonts w:ascii="Times New Roman" w:hAnsi="Times New Roman"/>
        </w:rPr>
        <w:t>trường;</w:t>
      </w:r>
      <w:proofErr w:type="gramEnd"/>
    </w:p>
    <w:p w14:paraId="17766CB3" w14:textId="646FFEAC" w:rsidR="00040D2F" w:rsidRDefault="00995582" w:rsidP="00D63EC0">
      <w:pPr>
        <w:pStyle w:val="ListBullet"/>
      </w:pPr>
      <w:r>
        <w:rPr>
          <w:rFonts w:ascii="Times New Roman" w:hAnsi="Times New Roman"/>
        </w:rPr>
        <w:t xml:space="preserve">Hỗ trợ xử lý các vấn đề </w:t>
      </w:r>
      <w:proofErr w:type="spellStart"/>
      <w:r>
        <w:rPr>
          <w:rFonts w:ascii="Times New Roman" w:hAnsi="Times New Roman"/>
        </w:rPr>
        <w:t>kỹ</w:t>
      </w:r>
      <w:proofErr w:type="spellEnd"/>
      <w:r>
        <w:rPr>
          <w:rFonts w:ascii="Times New Roman" w:hAnsi="Times New Roman"/>
        </w:rPr>
        <w:t xml:space="preserve"> </w:t>
      </w:r>
      <w:proofErr w:type="spellStart"/>
      <w:r>
        <w:rPr>
          <w:rFonts w:ascii="Times New Roman" w:hAnsi="Times New Roman"/>
        </w:rPr>
        <w:t>thuật</w:t>
      </w:r>
      <w:proofErr w:type="spellEnd"/>
      <w:r>
        <w:rPr>
          <w:rFonts w:ascii="Times New Roman" w:hAnsi="Times New Roman"/>
        </w:rPr>
        <w:t xml:space="preserve"> </w:t>
      </w:r>
      <w:proofErr w:type="spellStart"/>
      <w:r>
        <w:rPr>
          <w:rFonts w:ascii="Times New Roman" w:hAnsi="Times New Roman"/>
        </w:rPr>
        <w:t>phát</w:t>
      </w:r>
      <w:proofErr w:type="spellEnd"/>
      <w:r>
        <w:rPr>
          <w:rFonts w:ascii="Times New Roman" w:hAnsi="Times New Roman"/>
        </w:rPr>
        <w:t xml:space="preserve"> </w:t>
      </w:r>
      <w:proofErr w:type="spellStart"/>
      <w:r>
        <w:rPr>
          <w:rFonts w:ascii="Times New Roman" w:hAnsi="Times New Roman"/>
        </w:rPr>
        <w:t>sinh</w:t>
      </w:r>
      <w:proofErr w:type="spellEnd"/>
      <w:r>
        <w:rPr>
          <w:rFonts w:ascii="Times New Roman" w:hAnsi="Times New Roman"/>
        </w:rPr>
        <w:t xml:space="preserve"> </w:t>
      </w:r>
      <w:proofErr w:type="spellStart"/>
      <w:r>
        <w:rPr>
          <w:rFonts w:ascii="Times New Roman" w:hAnsi="Times New Roman"/>
        </w:rPr>
        <w:t>khi</w:t>
      </w:r>
      <w:proofErr w:type="spellEnd"/>
      <w:r>
        <w:rPr>
          <w:rFonts w:ascii="Times New Roman" w:hAnsi="Times New Roman"/>
        </w:rPr>
        <w:t xml:space="preserve"> </w:t>
      </w:r>
      <w:proofErr w:type="spellStart"/>
      <w:r>
        <w:rPr>
          <w:rFonts w:ascii="Times New Roman" w:hAnsi="Times New Roman"/>
        </w:rPr>
        <w:t>tiếp</w:t>
      </w:r>
      <w:proofErr w:type="spellEnd"/>
      <w:r>
        <w:rPr>
          <w:rFonts w:ascii="Times New Roman" w:hAnsi="Times New Roman"/>
        </w:rPr>
        <w:t xml:space="preserve"> </w:t>
      </w:r>
      <w:proofErr w:type="spellStart"/>
      <w:r>
        <w:rPr>
          <w:rFonts w:ascii="Times New Roman" w:hAnsi="Times New Roman"/>
        </w:rPr>
        <w:t>nhận</w:t>
      </w:r>
      <w:proofErr w:type="spellEnd"/>
      <w:r>
        <w:rPr>
          <w:rFonts w:ascii="Times New Roman" w:hAnsi="Times New Roman"/>
        </w:rPr>
        <w:t>.</w:t>
      </w:r>
    </w:p>
    <w:p w14:paraId="3534BBC3" w14:textId="77777777" w:rsidR="00040D2F" w:rsidRDefault="00995582">
      <w:r>
        <w:rPr>
          <w:rFonts w:ascii="Times New Roman" w:eastAsia="Times New Roman" w:hAnsi="Times New Roman"/>
          <w:b/>
          <w:sz w:val="24"/>
        </w:rPr>
        <w:t>9. HIỆU LỰC</w:t>
      </w:r>
    </w:p>
    <w:p w14:paraId="4313EC2D" w14:textId="77777777" w:rsidR="00040D2F" w:rsidRDefault="00995582">
      <w:r>
        <w:rPr>
          <w:rFonts w:ascii="Times New Roman" w:eastAsia="Times New Roman" w:hAnsi="Times New Roman"/>
        </w:rPr>
        <w:t>9.1. Phụ lục này có hiệu lực kể từ ngày ký và là bộ phận không tách rời của Hợp đồng dịch vụ sản xuất phần mềm số MSA-20251011VINOVA-OSResearch.</w:t>
      </w:r>
    </w:p>
    <w:p w14:paraId="6E5846FF" w14:textId="77777777" w:rsidR="00040D2F" w:rsidRDefault="00995582">
      <w:r>
        <w:rPr>
          <w:rFonts w:ascii="Times New Roman" w:eastAsia="Times New Roman" w:hAnsi="Times New Roman"/>
        </w:rPr>
        <w:t>9.2. Phụ lục này bổ sung và làm rõ Điều 3.2 của Hợp đồng chính. Trong trường hợp có mâu thuẫn, nội dung Phụ lục này được ưu tiên áp dụng cho các vấn đề liên quan đến bàn giao mã nguồn và quản lý phiên bản.</w:t>
      </w:r>
    </w:p>
    <w:p w14:paraId="4BA89DDF" w14:textId="77777777" w:rsidR="00040D2F" w:rsidRDefault="00995582">
      <w:r>
        <w:rPr>
          <w:rFonts w:ascii="Times New Roman" w:eastAsia="Times New Roman" w:hAnsi="Times New Roman"/>
        </w:rPr>
        <w:t>9.3. Các điều khoản khác của Hợp đồng chính và các Phụ lục đã ký không bị ảnh hưởng và tiếp tục có hiệu lực đầy đủ.</w:t>
      </w:r>
    </w:p>
    <w:p w14:paraId="1EBD49CF" w14:textId="77777777" w:rsidR="00040D2F" w:rsidDel="006C2D13" w:rsidRDefault="00995582">
      <w:pPr>
        <w:rPr>
          <w:del w:id="156" w:author="Audrey Ho" w:date="2026-02-06T07:51:00Z" w16du:dateUtc="2026-02-06T00:51:00Z"/>
        </w:rPr>
      </w:pPr>
      <w:r>
        <w:rPr>
          <w:rFonts w:ascii="Times New Roman" w:eastAsia="Times New Roman" w:hAnsi="Times New Roman"/>
        </w:rPr>
        <w:t xml:space="preserve">9.4. Phụ lục này được lập thành 02 (hai) bản có giá trị pháp lý như nhau, mỗi Bên </w:t>
      </w:r>
      <w:proofErr w:type="spellStart"/>
      <w:r>
        <w:rPr>
          <w:rFonts w:ascii="Times New Roman" w:eastAsia="Times New Roman" w:hAnsi="Times New Roman"/>
        </w:rPr>
        <w:t>giữ</w:t>
      </w:r>
      <w:proofErr w:type="spellEnd"/>
      <w:r>
        <w:rPr>
          <w:rFonts w:ascii="Times New Roman" w:eastAsia="Times New Roman" w:hAnsi="Times New Roman"/>
        </w:rPr>
        <w:t xml:space="preserve"> 01 (</w:t>
      </w:r>
      <w:proofErr w:type="spellStart"/>
      <w:r>
        <w:rPr>
          <w:rFonts w:ascii="Times New Roman" w:eastAsia="Times New Roman" w:hAnsi="Times New Roman"/>
        </w:rPr>
        <w:t>một</w:t>
      </w:r>
      <w:proofErr w:type="spellEnd"/>
      <w:r>
        <w:rPr>
          <w:rFonts w:ascii="Times New Roman" w:eastAsia="Times New Roman" w:hAnsi="Times New Roman"/>
        </w:rPr>
        <w:t xml:space="preserve">) </w:t>
      </w:r>
      <w:proofErr w:type="spellStart"/>
      <w:r>
        <w:rPr>
          <w:rFonts w:ascii="Times New Roman" w:eastAsia="Times New Roman" w:hAnsi="Times New Roman"/>
        </w:rPr>
        <w:t>bản</w:t>
      </w:r>
      <w:proofErr w:type="spellEnd"/>
      <w:r>
        <w:rPr>
          <w:rFonts w:ascii="Times New Roman" w:eastAsia="Times New Roman" w:hAnsi="Times New Roman"/>
        </w:rPr>
        <w:t>.</w:t>
      </w:r>
    </w:p>
    <w:p w14:paraId="5EC53CD9" w14:textId="77777777" w:rsidR="00040D2F" w:rsidRDefault="00040D2F"/>
    <w:p w14:paraId="4FBC48F1" w14:textId="77777777" w:rsidR="00040D2F" w:rsidRDefault="00040D2F"/>
    <w:tbl>
      <w:tblPr>
        <w:tblW w:w="0" w:type="auto"/>
        <w:jc w:val="center"/>
        <w:tblLook w:val="04A0" w:firstRow="1" w:lastRow="0" w:firstColumn="1" w:lastColumn="0" w:noHBand="0" w:noVBand="1"/>
      </w:tblPr>
      <w:tblGrid>
        <w:gridCol w:w="4703"/>
        <w:gridCol w:w="4703"/>
      </w:tblGrid>
      <w:tr w:rsidR="00040D2F" w14:paraId="566302E0" w14:textId="77777777">
        <w:trPr>
          <w:jc w:val="center"/>
        </w:trPr>
        <w:tc>
          <w:tcPr>
            <w:tcW w:w="4703" w:type="dxa"/>
          </w:tcPr>
          <w:p w14:paraId="054725EA" w14:textId="77777777" w:rsidR="00040D2F" w:rsidRDefault="00995582">
            <w:pPr>
              <w:jc w:val="center"/>
            </w:pPr>
            <w:r>
              <w:rPr>
                <w:rFonts w:ascii="Times New Roman" w:hAnsi="Times New Roman"/>
                <w:b/>
              </w:rPr>
              <w:t>CÔNG TY TNHH OS RESEARCH</w:t>
            </w:r>
          </w:p>
        </w:tc>
        <w:tc>
          <w:tcPr>
            <w:tcW w:w="4703" w:type="dxa"/>
          </w:tcPr>
          <w:p w14:paraId="158625C0" w14:textId="77777777" w:rsidR="00040D2F" w:rsidRDefault="00995582">
            <w:pPr>
              <w:jc w:val="center"/>
            </w:pPr>
            <w:r>
              <w:rPr>
                <w:rFonts w:ascii="Times New Roman" w:hAnsi="Times New Roman"/>
                <w:b/>
              </w:rPr>
              <w:t>CÔNG TY TNHH CÔNG NGHỆ NEWNOVA</w:t>
            </w:r>
          </w:p>
        </w:tc>
      </w:tr>
      <w:tr w:rsidR="00040D2F" w14:paraId="4FFA3171" w14:textId="77777777">
        <w:trPr>
          <w:jc w:val="center"/>
        </w:trPr>
        <w:tc>
          <w:tcPr>
            <w:tcW w:w="4703" w:type="dxa"/>
          </w:tcPr>
          <w:p w14:paraId="2F723A32" w14:textId="77777777" w:rsidR="00040D2F" w:rsidRDefault="00040D2F">
            <w:pPr>
              <w:jc w:val="center"/>
            </w:pPr>
          </w:p>
        </w:tc>
        <w:tc>
          <w:tcPr>
            <w:tcW w:w="4703" w:type="dxa"/>
          </w:tcPr>
          <w:p w14:paraId="4C2F5C71" w14:textId="77777777" w:rsidR="00040D2F" w:rsidRDefault="00040D2F">
            <w:pPr>
              <w:jc w:val="center"/>
            </w:pPr>
          </w:p>
        </w:tc>
      </w:tr>
      <w:tr w:rsidR="00040D2F" w14:paraId="0F97FABB" w14:textId="77777777">
        <w:trPr>
          <w:jc w:val="center"/>
        </w:trPr>
        <w:tc>
          <w:tcPr>
            <w:tcW w:w="4703" w:type="dxa"/>
          </w:tcPr>
          <w:p w14:paraId="4C47A673" w14:textId="77777777" w:rsidR="00040D2F" w:rsidRDefault="00040D2F">
            <w:pPr>
              <w:jc w:val="center"/>
            </w:pPr>
          </w:p>
        </w:tc>
        <w:tc>
          <w:tcPr>
            <w:tcW w:w="4703" w:type="dxa"/>
          </w:tcPr>
          <w:p w14:paraId="73C960EB" w14:textId="77777777" w:rsidR="00040D2F" w:rsidRDefault="00040D2F">
            <w:pPr>
              <w:jc w:val="center"/>
            </w:pPr>
          </w:p>
        </w:tc>
      </w:tr>
      <w:tr w:rsidR="00040D2F" w14:paraId="52F4EB68" w14:textId="77777777">
        <w:trPr>
          <w:jc w:val="center"/>
        </w:trPr>
        <w:tc>
          <w:tcPr>
            <w:tcW w:w="4703" w:type="dxa"/>
          </w:tcPr>
          <w:p w14:paraId="547A85DD" w14:textId="77777777" w:rsidR="00040D2F" w:rsidRDefault="00040D2F">
            <w:pPr>
              <w:jc w:val="center"/>
            </w:pPr>
          </w:p>
        </w:tc>
        <w:tc>
          <w:tcPr>
            <w:tcW w:w="4703" w:type="dxa"/>
          </w:tcPr>
          <w:p w14:paraId="7B6E5662" w14:textId="77777777" w:rsidR="00040D2F" w:rsidRDefault="00040D2F">
            <w:pPr>
              <w:jc w:val="center"/>
            </w:pPr>
          </w:p>
        </w:tc>
      </w:tr>
      <w:tr w:rsidR="00040D2F" w14:paraId="7C453406" w14:textId="77777777">
        <w:trPr>
          <w:jc w:val="center"/>
        </w:trPr>
        <w:tc>
          <w:tcPr>
            <w:tcW w:w="4703" w:type="dxa"/>
          </w:tcPr>
          <w:p w14:paraId="18F7CDB9" w14:textId="77777777" w:rsidR="00040D2F" w:rsidRDefault="00040D2F">
            <w:pPr>
              <w:jc w:val="center"/>
            </w:pPr>
          </w:p>
        </w:tc>
        <w:tc>
          <w:tcPr>
            <w:tcW w:w="4703" w:type="dxa"/>
          </w:tcPr>
          <w:p w14:paraId="759BFCFC" w14:textId="77777777" w:rsidR="00040D2F" w:rsidRDefault="00040D2F">
            <w:pPr>
              <w:jc w:val="center"/>
            </w:pPr>
          </w:p>
        </w:tc>
      </w:tr>
      <w:tr w:rsidR="00040D2F" w14:paraId="4F132916" w14:textId="77777777">
        <w:trPr>
          <w:jc w:val="center"/>
        </w:trPr>
        <w:tc>
          <w:tcPr>
            <w:tcW w:w="4703" w:type="dxa"/>
          </w:tcPr>
          <w:p w14:paraId="05E9BA5A" w14:textId="77777777" w:rsidR="00040D2F" w:rsidRDefault="00995582">
            <w:pPr>
              <w:jc w:val="center"/>
            </w:pPr>
            <w:r>
              <w:rPr>
                <w:rFonts w:ascii="Times New Roman" w:hAnsi="Times New Roman"/>
              </w:rPr>
              <w:t>Đại diện:</w:t>
            </w:r>
            <w:r>
              <w:rPr>
                <w:rFonts w:ascii="Times New Roman" w:hAnsi="Times New Roman"/>
              </w:rPr>
              <w:br/>
              <w:t>Ông Nguyễn Ngọc Triều Vỹ</w:t>
            </w:r>
            <w:r>
              <w:rPr>
                <w:rFonts w:ascii="Times New Roman" w:hAnsi="Times New Roman"/>
              </w:rPr>
              <w:br/>
              <w:t>Chức vụ: Giám đốc</w:t>
            </w:r>
          </w:p>
        </w:tc>
        <w:tc>
          <w:tcPr>
            <w:tcW w:w="4703" w:type="dxa"/>
          </w:tcPr>
          <w:p w14:paraId="729EBF05" w14:textId="77777777" w:rsidR="00040D2F" w:rsidRDefault="00995582">
            <w:pPr>
              <w:jc w:val="center"/>
            </w:pPr>
            <w:r>
              <w:rPr>
                <w:rFonts w:ascii="Times New Roman" w:hAnsi="Times New Roman"/>
              </w:rPr>
              <w:t>Đại diện:</w:t>
            </w:r>
            <w:r>
              <w:rPr>
                <w:rFonts w:ascii="Times New Roman" w:hAnsi="Times New Roman"/>
              </w:rPr>
              <w:br/>
              <w:t>Ông Nguyễn Đình Nguyên</w:t>
            </w:r>
            <w:r>
              <w:rPr>
                <w:rFonts w:ascii="Times New Roman" w:hAnsi="Times New Roman"/>
              </w:rPr>
              <w:br/>
              <w:t>Chức vụ: Giám đốc</w:t>
            </w:r>
          </w:p>
        </w:tc>
      </w:tr>
    </w:tbl>
    <w:p w14:paraId="2D1C1E04" w14:textId="77777777" w:rsidR="00103967" w:rsidRDefault="00103967"/>
    <w:sectPr w:rsidR="00103967" w:rsidSect="00034616">
      <w:pgSz w:w="12240" w:h="15840"/>
      <w:pgMar w:top="1134" w:right="1417" w:bottom="1134"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udrey Ho" w:date="2026-02-02T16:06:00Z" w:initials="AH">
    <w:p w14:paraId="3810DB26" w14:textId="6C771AEA" w:rsidR="00D31F4B" w:rsidRDefault="00D31F4B" w:rsidP="00D31F4B">
      <w:r>
        <w:rPr>
          <w:rStyle w:val="CommentReference"/>
        </w:rPr>
        <w:annotationRef/>
      </w:r>
      <w:r>
        <w:rPr>
          <w:sz w:val="20"/>
          <w:szCs w:val="20"/>
        </w:rPr>
        <w:t xml:space="preserve">Anh </w:t>
      </w:r>
      <w:r>
        <w:rPr>
          <w:sz w:val="20"/>
          <w:szCs w:val="20"/>
        </w:rPr>
        <w:fldChar w:fldCharType="begin"/>
      </w:r>
      <w:r>
        <w:rPr>
          <w:sz w:val="20"/>
          <w:szCs w:val="20"/>
        </w:rPr>
        <w:instrText>HYPERLINK "mailto:tony.nguyen@vinova.com.sg"</w:instrText>
      </w:r>
      <w:r>
        <w:rPr>
          <w:sz w:val="20"/>
          <w:szCs w:val="20"/>
        </w:rPr>
      </w:r>
      <w:bookmarkStart w:id="6" w:name="_@_E77F2E194CCA9D45B36AE97197EE022CZ"/>
      <w:r>
        <w:rPr>
          <w:sz w:val="20"/>
          <w:szCs w:val="20"/>
        </w:rPr>
        <w:fldChar w:fldCharType="separate"/>
      </w:r>
      <w:bookmarkEnd w:id="6"/>
      <w:r w:rsidRPr="00D31F4B">
        <w:rPr>
          <w:rStyle w:val="Mention"/>
          <w:noProof/>
          <w:sz w:val="20"/>
          <w:szCs w:val="20"/>
        </w:rPr>
        <w:t>@Tony Nguyen (Vinova)</w:t>
      </w:r>
      <w:r>
        <w:rPr>
          <w:sz w:val="20"/>
          <w:szCs w:val="20"/>
        </w:rPr>
        <w:fldChar w:fldCharType="end"/>
      </w:r>
      <w:r>
        <w:rPr>
          <w:sz w:val="20"/>
          <w:szCs w:val="20"/>
        </w:rPr>
        <w:t xml:space="preserve"> review</w:t>
      </w:r>
    </w:p>
  </w:comment>
  <w:comment w:id="3" w:author="Tony Nguyen (Vinova)" w:date="2026-02-04T14:14:00Z" w:initials="T(">
    <w:p w14:paraId="5FEA9654" w14:textId="5B85F677" w:rsidR="00000000" w:rsidRDefault="00000000">
      <w:pPr>
        <w:pStyle w:val="CommentText"/>
      </w:pPr>
      <w:r>
        <w:rPr>
          <w:rStyle w:val="CommentReference"/>
        </w:rPr>
        <w:annotationRef/>
      </w:r>
      <w:r w:rsidRPr="44CC713C">
        <w:t>Team dự án tuân thủ theo quy trình của Vinova đề ra. Có thể không đúng hoàn toàn theo mô tả, nhưng vẫn trong phạm vi cho phép.</w:t>
      </w:r>
    </w:p>
    <w:p w14:paraId="371D67D2" w14:textId="5F03A027" w:rsidR="00000000" w:rsidRDefault="00000000">
      <w:pPr>
        <w:pStyle w:val="CommentText"/>
      </w:pPr>
      <w:r w:rsidRPr="17C7B57A">
        <w:t>ví dụ: không chia nhánh rõ ràng feaure, hotfix, release, nhưng vẫn đảm bảo code được tổ chức rõ ràng, merge vào đúng quy chuẩn.</w:t>
      </w:r>
    </w:p>
  </w:comment>
  <w:comment w:id="4" w:author="Audrey Ho" w:date="2026-02-05T15:44:00Z" w:initials="AH">
    <w:p w14:paraId="3F2F8EC8" w14:textId="289FF5B5" w:rsidR="00000000" w:rsidRDefault="00000000">
      <w:pPr>
        <w:pStyle w:val="CommentText"/>
      </w:pPr>
      <w:r>
        <w:rPr>
          <w:rStyle w:val="CommentReference"/>
        </w:rPr>
        <w:annotationRef/>
      </w:r>
      <w:r w:rsidRPr="68FF047E">
        <w:t xml:space="preserve">Anh </w:t>
      </w:r>
      <w:r>
        <w:fldChar w:fldCharType="begin"/>
      </w:r>
      <w:r>
        <w:instrText xml:space="preserve"> HYPERLINK "mailto:tony.nguyen@vinova.com.sg"</w:instrText>
      </w:r>
      <w:bookmarkStart w:id="7" w:name="_@_608B84062EF0446CBA073DC8AE3A0504Z"/>
      <w:r>
        <w:fldChar w:fldCharType="separate"/>
      </w:r>
      <w:bookmarkEnd w:id="7"/>
      <w:r w:rsidRPr="51F84D51">
        <w:rPr>
          <w:rStyle w:val="Mention"/>
          <w:noProof/>
        </w:rPr>
        <w:t>@Tony Nguyen (Vinova)</w:t>
      </w:r>
      <w:r>
        <w:fldChar w:fldCharType="end"/>
      </w:r>
      <w:r w:rsidRPr="0CDE8E14">
        <w:t xml:space="preserve"> ý em là em cần anh xem cái nào ko đúng là remove ra á anh</w:t>
      </w:r>
    </w:p>
  </w:comment>
  <w:comment w:id="5" w:author="Audrey Ho" w:date="2026-02-05T15:44:00Z" w:initials="AH">
    <w:p w14:paraId="0911F574" w14:textId="1044AFF5" w:rsidR="00000000" w:rsidRDefault="00000000">
      <w:pPr>
        <w:pStyle w:val="CommentText"/>
      </w:pPr>
      <w:r>
        <w:rPr>
          <w:rStyle w:val="CommentReference"/>
        </w:rPr>
        <w:annotationRef/>
      </w:r>
      <w:r w:rsidRPr="45A02772">
        <w:t>Hoặc thêm vào cái mình làm mà ko có trong mô tả ở đây</w:t>
      </w:r>
    </w:p>
  </w:comment>
  <w:comment w:id="29" w:author="Audrey Ho" w:date="2026-02-02T16:07:00Z" w:initials="AH">
    <w:p w14:paraId="1A72FFF4" w14:textId="454D4987" w:rsidR="00E62B5F" w:rsidRDefault="00E62B5F" w:rsidP="00E62B5F">
      <w:r>
        <w:rPr>
          <w:rStyle w:val="CommentReference"/>
        </w:rPr>
        <w:annotationRef/>
      </w:r>
      <w:r>
        <w:rPr>
          <w:sz w:val="20"/>
          <w:szCs w:val="20"/>
        </w:rPr>
        <w:t xml:space="preserve">Anh </w:t>
      </w:r>
      <w:r>
        <w:rPr>
          <w:sz w:val="20"/>
          <w:szCs w:val="20"/>
        </w:rPr>
        <w:fldChar w:fldCharType="begin"/>
      </w:r>
      <w:r>
        <w:rPr>
          <w:sz w:val="20"/>
          <w:szCs w:val="20"/>
        </w:rPr>
        <w:instrText>HYPERLINK "mailto:tony.nguyen@vinova.com.sg"</w:instrText>
      </w:r>
      <w:r>
        <w:rPr>
          <w:sz w:val="20"/>
          <w:szCs w:val="20"/>
        </w:rPr>
      </w:r>
      <w:bookmarkStart w:id="31" w:name="_@_F1BE71535E4ECD4C9E5A2349E312D2AFZ"/>
      <w:r>
        <w:rPr>
          <w:sz w:val="20"/>
          <w:szCs w:val="20"/>
        </w:rPr>
        <w:fldChar w:fldCharType="separate"/>
      </w:r>
      <w:bookmarkEnd w:id="31"/>
      <w:r w:rsidRPr="00E62B5F">
        <w:rPr>
          <w:rStyle w:val="Mention"/>
          <w:noProof/>
          <w:sz w:val="20"/>
          <w:szCs w:val="20"/>
        </w:rPr>
        <w:t>@Tony Nguyen (Vinova)</w:t>
      </w:r>
      <w:r>
        <w:rPr>
          <w:sz w:val="20"/>
          <w:szCs w:val="20"/>
        </w:rPr>
        <w:fldChar w:fldCharType="end"/>
      </w:r>
      <w:r>
        <w:rPr>
          <w:sz w:val="20"/>
          <w:szCs w:val="20"/>
        </w:rPr>
        <w:t xml:space="preserve"> review</w:t>
      </w:r>
    </w:p>
  </w:comment>
  <w:comment w:id="30" w:author="Tony Nguyen (Vinova)" w:date="2026-02-04T14:17:00Z" w:initials="T(">
    <w:p w14:paraId="4DBC66A9" w14:textId="3A34B6B0" w:rsidR="00000000" w:rsidRDefault="00000000">
      <w:pPr>
        <w:pStyle w:val="CommentText"/>
      </w:pPr>
      <w:r>
        <w:rPr>
          <w:rStyle w:val="CommentReference"/>
        </w:rPr>
        <w:annotationRef/>
      </w:r>
      <w:r w:rsidRPr="64DB751F">
        <w:t>Team dự án tuân thủ theo quy trình của Vinova đề ra. Có thể không đúng hoàn toàn theo mô tả, nhưng vẫn trong phạm vi cho phép.</w:t>
      </w:r>
    </w:p>
    <w:p w14:paraId="45FE2F50" w14:textId="5B2064FA" w:rsidR="00000000" w:rsidRDefault="00000000">
      <w:pPr>
        <w:pStyle w:val="CommentText"/>
      </w:pPr>
      <w:r w:rsidRPr="495C1BEC">
        <w:t>ví dụ: nội dung giải thích lý do, hay prefix có thể ngắn gọn hay bị lược bỏ. Thay vào đó có link tới JIRA ticket tương ứng (như link tới JIRA ticket số 1,2,3,...)</w:t>
      </w:r>
    </w:p>
  </w:comment>
  <w:comment w:id="32" w:author="Audrey Ho" w:date="2026-02-02T16:07:00Z" w:initials="AH">
    <w:p w14:paraId="497FE29C" w14:textId="4C0F0732" w:rsidR="00E62B5F" w:rsidRDefault="00E62B5F" w:rsidP="00E62B5F">
      <w:r>
        <w:rPr>
          <w:rStyle w:val="CommentReference"/>
        </w:rPr>
        <w:annotationRef/>
      </w:r>
      <w:r>
        <w:rPr>
          <w:sz w:val="20"/>
          <w:szCs w:val="20"/>
        </w:rPr>
        <w:t xml:space="preserve">Anh </w:t>
      </w:r>
      <w:r>
        <w:rPr>
          <w:sz w:val="20"/>
          <w:szCs w:val="20"/>
        </w:rPr>
        <w:fldChar w:fldCharType="begin"/>
      </w:r>
      <w:r>
        <w:rPr>
          <w:sz w:val="20"/>
          <w:szCs w:val="20"/>
        </w:rPr>
        <w:instrText>HYPERLINK "mailto:tony.nguyen@vinova.com.sg"</w:instrText>
      </w:r>
      <w:r>
        <w:rPr>
          <w:sz w:val="20"/>
          <w:szCs w:val="20"/>
        </w:rPr>
      </w:r>
      <w:bookmarkStart w:id="34" w:name="_@_D4B18CA180CC1445932926C23713E2ACZ"/>
      <w:r>
        <w:rPr>
          <w:sz w:val="20"/>
          <w:szCs w:val="20"/>
        </w:rPr>
        <w:fldChar w:fldCharType="separate"/>
      </w:r>
      <w:bookmarkEnd w:id="34"/>
      <w:r w:rsidRPr="00E62B5F">
        <w:rPr>
          <w:rStyle w:val="Mention"/>
          <w:noProof/>
          <w:sz w:val="20"/>
          <w:szCs w:val="20"/>
        </w:rPr>
        <w:t>@Tony Nguyen (Vinova)</w:t>
      </w:r>
      <w:r>
        <w:rPr>
          <w:sz w:val="20"/>
          <w:szCs w:val="20"/>
        </w:rPr>
        <w:fldChar w:fldCharType="end"/>
      </w:r>
      <w:r>
        <w:rPr>
          <w:sz w:val="20"/>
          <w:szCs w:val="20"/>
        </w:rPr>
        <w:t xml:space="preserve"> reivew</w:t>
      </w:r>
    </w:p>
  </w:comment>
  <w:comment w:id="33" w:author="Tony Nguyen (Vinova)" w:date="2026-02-04T14:20:00Z" w:initials="T(">
    <w:p w14:paraId="44A4CB99" w14:textId="594541F5" w:rsidR="00000000" w:rsidRDefault="00000000">
      <w:pPr>
        <w:pStyle w:val="CommentText"/>
      </w:pPr>
      <w:r>
        <w:rPr>
          <w:rStyle w:val="CommentReference"/>
        </w:rPr>
        <w:annotationRef/>
      </w:r>
      <w:r w:rsidRPr="22A9B61E">
        <w:t>Team hiện tại không áp dụng đánh tags cho các phiên bản release vì dự án có 1 lần duy nhất release production để GOLIVE nên tag release sẽ lấy v1.0 duy nhất.</w:t>
      </w:r>
    </w:p>
  </w:comment>
  <w:comment w:id="43" w:author="Audrey Ho" w:date="2026-02-02T16:07:00Z" w:initials="AH">
    <w:p w14:paraId="702C4FB6" w14:textId="2C387E77" w:rsidR="00E62B5F" w:rsidRDefault="00E62B5F" w:rsidP="00E62B5F">
      <w:r>
        <w:rPr>
          <w:rStyle w:val="CommentReference"/>
        </w:rPr>
        <w:annotationRef/>
      </w:r>
      <w:r>
        <w:rPr>
          <w:sz w:val="20"/>
          <w:szCs w:val="20"/>
        </w:rPr>
        <w:t xml:space="preserve">Anh </w:t>
      </w:r>
      <w:r>
        <w:rPr>
          <w:sz w:val="20"/>
          <w:szCs w:val="20"/>
        </w:rPr>
        <w:fldChar w:fldCharType="begin"/>
      </w:r>
      <w:r>
        <w:rPr>
          <w:sz w:val="20"/>
          <w:szCs w:val="20"/>
        </w:rPr>
        <w:instrText>HYPERLINK "mailto:tony.nguyen@vinova.com.sg"</w:instrText>
      </w:r>
      <w:r>
        <w:rPr>
          <w:sz w:val="20"/>
          <w:szCs w:val="20"/>
        </w:rPr>
      </w:r>
      <w:bookmarkStart w:id="46" w:name="_@_93ABE8C6B79E164792BDA76C0A3A5C39Z"/>
      <w:r>
        <w:rPr>
          <w:sz w:val="20"/>
          <w:szCs w:val="20"/>
        </w:rPr>
        <w:fldChar w:fldCharType="separate"/>
      </w:r>
      <w:bookmarkEnd w:id="46"/>
      <w:r w:rsidRPr="00E62B5F">
        <w:rPr>
          <w:rStyle w:val="Mention"/>
          <w:noProof/>
          <w:sz w:val="20"/>
          <w:szCs w:val="20"/>
        </w:rPr>
        <w:t>@Tony Nguyen (Vinova)</w:t>
      </w:r>
      <w:r>
        <w:rPr>
          <w:sz w:val="20"/>
          <w:szCs w:val="20"/>
        </w:rPr>
        <w:fldChar w:fldCharType="end"/>
      </w:r>
      <w:r>
        <w:rPr>
          <w:sz w:val="20"/>
          <w:szCs w:val="20"/>
        </w:rPr>
        <w:t xml:space="preserve"> review</w:t>
      </w:r>
    </w:p>
  </w:comment>
  <w:comment w:id="44" w:author="Tony Nguyen (Vinova)" w:date="2026-02-04T14:23:00Z" w:initials="T(">
    <w:p w14:paraId="73F4B9D0" w14:textId="5C0FD4D9" w:rsidR="00000000" w:rsidRDefault="00000000">
      <w:pPr>
        <w:pStyle w:val="CommentText"/>
      </w:pPr>
      <w:r>
        <w:rPr>
          <w:rStyle w:val="CommentReference"/>
        </w:rPr>
        <w:annotationRef/>
      </w:r>
      <w:r w:rsidRPr="4AAD63CC">
        <w:t>Team dự án đề nghị BeeVN setup 1 Git repository và Team sẽ tiến hành bàn giao 1 lần toàn bộ khi kết thúc dự án.</w:t>
      </w:r>
    </w:p>
  </w:comment>
  <w:comment w:id="45" w:author="Audrey Ho" w:date="2026-02-05T16:19:00Z" w:initials="AH">
    <w:p w14:paraId="535C274F" w14:textId="4559D0F9" w:rsidR="00000000" w:rsidRDefault="00000000">
      <w:pPr>
        <w:pStyle w:val="CommentText"/>
      </w:pPr>
      <w:r>
        <w:rPr>
          <w:rStyle w:val="CommentReference"/>
        </w:rPr>
        <w:annotationRef/>
      </w:r>
      <w:r w:rsidRPr="374983E2">
        <w:t xml:space="preserve">Vụ Git này em chưa hiểu lắm, anh </w:t>
      </w:r>
      <w:r>
        <w:fldChar w:fldCharType="begin"/>
      </w:r>
      <w:r>
        <w:instrText xml:space="preserve"> HYPERLINK "mailto:tony.nguyen@vinova.com.sg"</w:instrText>
      </w:r>
      <w:bookmarkStart w:id="47" w:name="_@_CCAD895744D541B486B3215641397836Z"/>
      <w:r>
        <w:fldChar w:fldCharType="separate"/>
      </w:r>
      <w:bookmarkEnd w:id="47"/>
      <w:r w:rsidRPr="083889DF">
        <w:rPr>
          <w:rStyle w:val="Mention"/>
          <w:noProof/>
        </w:rPr>
        <w:t>@Tony Nguyen (Vinova)</w:t>
      </w:r>
      <w:r>
        <w:fldChar w:fldCharType="end"/>
      </w:r>
      <w:r w:rsidRPr="5EE805AA">
        <w:t xml:space="preserve"> viết vào luôn giúp em được ko?</w:t>
      </w:r>
    </w:p>
    <w:p w14:paraId="07E8EAEB" w14:textId="3BA862B1" w:rsidR="00000000" w:rsidRDefault="00000000">
      <w:pPr>
        <w:pStyle w:val="CommentText"/>
      </w:pPr>
    </w:p>
  </w:comment>
  <w:comment w:id="142" w:author="Audrey Ho" w:date="2026-02-02T16:08:00Z" w:initials="AH">
    <w:p w14:paraId="0E0D9BDE" w14:textId="5B0CB2C6" w:rsidR="0096158E" w:rsidRDefault="0096158E" w:rsidP="0096158E">
      <w:r>
        <w:rPr>
          <w:rStyle w:val="CommentReference"/>
        </w:rPr>
        <w:annotationRef/>
      </w:r>
      <w:r>
        <w:rPr>
          <w:sz w:val="20"/>
          <w:szCs w:val="20"/>
        </w:rPr>
        <w:t xml:space="preserve">Anh </w:t>
      </w:r>
      <w:r>
        <w:rPr>
          <w:sz w:val="20"/>
          <w:szCs w:val="20"/>
        </w:rPr>
        <w:fldChar w:fldCharType="begin"/>
      </w:r>
      <w:r>
        <w:rPr>
          <w:sz w:val="20"/>
          <w:szCs w:val="20"/>
        </w:rPr>
        <w:instrText>HYPERLINK "mailto:tony.nguyen@vinova.com.sg"</w:instrText>
      </w:r>
      <w:r>
        <w:rPr>
          <w:sz w:val="20"/>
          <w:szCs w:val="20"/>
        </w:rPr>
      </w:r>
      <w:bookmarkStart w:id="144" w:name="_@_F76EFEE505B6114E88D6BB2908DF301DZ"/>
      <w:r>
        <w:rPr>
          <w:sz w:val="20"/>
          <w:szCs w:val="20"/>
        </w:rPr>
        <w:fldChar w:fldCharType="separate"/>
      </w:r>
      <w:bookmarkEnd w:id="144"/>
      <w:r w:rsidRPr="0096158E">
        <w:rPr>
          <w:rStyle w:val="Mention"/>
          <w:noProof/>
          <w:sz w:val="20"/>
          <w:szCs w:val="20"/>
        </w:rPr>
        <w:t>@Tony Nguyen (Vinova)</w:t>
      </w:r>
      <w:r>
        <w:rPr>
          <w:sz w:val="20"/>
          <w:szCs w:val="20"/>
        </w:rPr>
        <w:fldChar w:fldCharType="end"/>
      </w:r>
      <w:r>
        <w:rPr>
          <w:sz w:val="20"/>
          <w:szCs w:val="20"/>
        </w:rPr>
        <w:t xml:space="preserve"> review</w:t>
      </w:r>
    </w:p>
  </w:comment>
  <w:comment w:id="143" w:author="Tony Nguyen (Vinova)" w:date="2026-02-04T14:23:00Z" w:initials="T(">
    <w:p w14:paraId="642CB800" w14:textId="4375054D" w:rsidR="00000000" w:rsidRDefault="00000000">
      <w:pPr>
        <w:pStyle w:val="CommentText"/>
      </w:pPr>
      <w:r>
        <w:rPr>
          <w:rStyle w:val="CommentReference"/>
        </w:rPr>
        <w:annotationRef/>
      </w:r>
      <w:r w:rsidRPr="74362DCF">
        <w:t>đồng ý.</w:t>
      </w:r>
    </w:p>
  </w:comment>
  <w:comment w:id="145" w:author="Audrey Ho" w:date="2026-02-02T16:08:00Z" w:initials="AH">
    <w:p w14:paraId="7F08DAEE" w14:textId="2F8E2AB5" w:rsidR="007A49C3" w:rsidRDefault="007A49C3" w:rsidP="007A49C3">
      <w:r>
        <w:rPr>
          <w:rStyle w:val="CommentReference"/>
        </w:rPr>
        <w:annotationRef/>
      </w:r>
      <w:r>
        <w:rPr>
          <w:sz w:val="20"/>
          <w:szCs w:val="20"/>
        </w:rPr>
        <w:fldChar w:fldCharType="begin"/>
      </w:r>
      <w:r>
        <w:rPr>
          <w:sz w:val="20"/>
          <w:szCs w:val="20"/>
        </w:rPr>
        <w:instrText>HYPERLINK "mailto:tony.nguyen@vinova.com.sg"</w:instrText>
      </w:r>
      <w:r>
        <w:rPr>
          <w:sz w:val="20"/>
          <w:szCs w:val="20"/>
        </w:rPr>
      </w:r>
      <w:bookmarkStart w:id="148" w:name="_@_16593DA6AF766947A5741E6578DABE84Z"/>
      <w:r>
        <w:rPr>
          <w:sz w:val="20"/>
          <w:szCs w:val="20"/>
        </w:rPr>
        <w:fldChar w:fldCharType="separate"/>
      </w:r>
      <w:bookmarkEnd w:id="148"/>
      <w:r w:rsidRPr="007A49C3">
        <w:rPr>
          <w:rStyle w:val="Mention"/>
          <w:noProof/>
          <w:sz w:val="20"/>
          <w:szCs w:val="20"/>
        </w:rPr>
        <w:t>@Tony Nguyen (Vinova)</w:t>
      </w:r>
      <w:r>
        <w:rPr>
          <w:sz w:val="20"/>
          <w:szCs w:val="20"/>
        </w:rPr>
        <w:fldChar w:fldCharType="end"/>
      </w:r>
      <w:r>
        <w:rPr>
          <w:sz w:val="20"/>
          <w:szCs w:val="20"/>
        </w:rPr>
        <w:t xml:space="preserve"> review</w:t>
      </w:r>
    </w:p>
  </w:comment>
  <w:comment w:id="146" w:author="Tony Nguyen (Vinova)" w:date="2026-02-04T14:28:00Z" w:initials="T(">
    <w:p w14:paraId="1B3F9D97" w14:textId="7E5BE4F8" w:rsidR="00000000" w:rsidRDefault="00000000">
      <w:pPr>
        <w:pStyle w:val="CommentText"/>
      </w:pPr>
      <w:r>
        <w:rPr>
          <w:rStyle w:val="CommentReference"/>
        </w:rPr>
        <w:annotationRef/>
      </w:r>
      <w:r w:rsidRPr="1304431D">
        <w:t>Team tuân thủ coding standards theo tiêu chuẩn của Vinova.</w:t>
      </w:r>
    </w:p>
    <w:p w14:paraId="45D0BDC7" w14:textId="11DC009C" w:rsidR="00000000" w:rsidRDefault="00000000">
      <w:pPr>
        <w:pStyle w:val="CommentText"/>
      </w:pPr>
      <w:r w:rsidRPr="5186A417">
        <w:t>Hiện tại dự án không áp dụng unit-tests và code coverage.</w:t>
      </w:r>
    </w:p>
  </w:comment>
  <w:comment w:id="147" w:author="Audrey Ho" w:date="2026-02-05T16:18:00Z" w:initials="AH">
    <w:p w14:paraId="5A6407C3" w14:textId="329ECD4D" w:rsidR="00000000" w:rsidRDefault="00000000">
      <w:pPr>
        <w:pStyle w:val="CommentText"/>
      </w:pPr>
      <w:r>
        <w:rPr>
          <w:rStyle w:val="CommentReference"/>
        </w:rPr>
        <w:annotationRef/>
      </w:r>
      <w:r w:rsidRPr="3604C20D">
        <w:t xml:space="preserve">Vậy anh </w:t>
      </w:r>
      <w:r>
        <w:fldChar w:fldCharType="begin"/>
      </w:r>
      <w:r>
        <w:instrText xml:space="preserve"> HYPERLINK "mailto:tony.nguyen@vinova.com.sg"</w:instrText>
      </w:r>
      <w:bookmarkStart w:id="149" w:name="_@_0C421A371C9D442CBBCB0E9768E76488Z"/>
      <w:r>
        <w:fldChar w:fldCharType="separate"/>
      </w:r>
      <w:bookmarkEnd w:id="149"/>
      <w:r w:rsidRPr="7B4E1466">
        <w:rPr>
          <w:rStyle w:val="Mention"/>
          <w:noProof/>
        </w:rPr>
        <w:t>@Tony Nguyen (Vinova)</w:t>
      </w:r>
      <w:r>
        <w:fldChar w:fldCharType="end"/>
      </w:r>
      <w:r w:rsidRPr="69FB905B">
        <w:t xml:space="preserve">  check, cái nào mình ko làm thì remove nhé</w:t>
      </w:r>
    </w:p>
    <w:p w14:paraId="61719479" w14:textId="4E47E313" w:rsidR="00000000" w:rsidRDefault="00000000">
      <w:pPr>
        <w:pStyle w:val="CommentText"/>
      </w:pPr>
    </w:p>
  </w:comment>
  <w:comment w:id="151" w:author="Audrey Ho" w:date="2026-02-02T16:09:00Z" w:initials="AH">
    <w:p w14:paraId="724F35C5" w14:textId="6EABA0D4" w:rsidR="007A49C3" w:rsidRDefault="007A49C3" w:rsidP="007A49C3">
      <w:r>
        <w:rPr>
          <w:rStyle w:val="CommentReference"/>
        </w:rPr>
        <w:annotationRef/>
      </w:r>
      <w:r>
        <w:rPr>
          <w:sz w:val="20"/>
          <w:szCs w:val="20"/>
        </w:rPr>
        <w:fldChar w:fldCharType="begin"/>
      </w:r>
      <w:r>
        <w:rPr>
          <w:sz w:val="20"/>
          <w:szCs w:val="20"/>
        </w:rPr>
        <w:instrText>HYPERLINK "mailto:tony.nguyen@vinova.com.sg"</w:instrText>
      </w:r>
      <w:r>
        <w:rPr>
          <w:sz w:val="20"/>
          <w:szCs w:val="20"/>
        </w:rPr>
      </w:r>
      <w:bookmarkStart w:id="155" w:name="_@_1020B4059558E14C87B1239EA6A3CCD9Z"/>
      <w:r>
        <w:rPr>
          <w:sz w:val="20"/>
          <w:szCs w:val="20"/>
        </w:rPr>
        <w:fldChar w:fldCharType="separate"/>
      </w:r>
      <w:bookmarkEnd w:id="155"/>
      <w:r w:rsidRPr="007A49C3">
        <w:rPr>
          <w:rStyle w:val="Mention"/>
          <w:noProof/>
          <w:sz w:val="20"/>
          <w:szCs w:val="20"/>
        </w:rPr>
        <w:t>@Tony Nguyen (Vinova)</w:t>
      </w:r>
      <w:r>
        <w:rPr>
          <w:sz w:val="20"/>
          <w:szCs w:val="20"/>
        </w:rPr>
        <w:fldChar w:fldCharType="end"/>
      </w:r>
      <w:r>
        <w:rPr>
          <w:sz w:val="20"/>
          <w:szCs w:val="20"/>
        </w:rPr>
        <w:t xml:space="preserve"> review</w:t>
      </w:r>
    </w:p>
  </w:comment>
  <w:comment w:id="152" w:author="Tony Nguyen (Vinova)" w:date="2026-02-04T14:30:00Z" w:initials="T(">
    <w:p w14:paraId="0CFD8177" w14:textId="4112CCCE" w:rsidR="00000000" w:rsidRDefault="00000000">
      <w:pPr>
        <w:pStyle w:val="CommentText"/>
      </w:pPr>
      <w:r>
        <w:rPr>
          <w:rStyle w:val="CommentReference"/>
        </w:rPr>
        <w:annotationRef/>
      </w:r>
      <w:r w:rsidRPr="17C2B568">
        <w:t>theo hợp đồng maintennace hay công ty đồng ý hỗ trợ effort này.</w:t>
      </w:r>
    </w:p>
  </w:comment>
  <w:comment w:id="153" w:author="Audrey Ho" w:date="2026-02-05T16:17:00Z" w:initials="AH">
    <w:p w14:paraId="12E7A381" w14:textId="6A69284D" w:rsidR="00000000" w:rsidRDefault="00000000">
      <w:pPr>
        <w:pStyle w:val="CommentText"/>
      </w:pPr>
      <w:r>
        <w:rPr>
          <w:rStyle w:val="CommentReference"/>
        </w:rPr>
        <w:annotationRef/>
      </w:r>
      <w:r w:rsidRPr="52225635">
        <w:t xml:space="preserve">Khách đã mua gói maintnenace, có nghĩa là điều khoản này có thể áp dụng cho việc hỗ trợ chứ ha anh? </w:t>
      </w:r>
    </w:p>
    <w:p w14:paraId="02A40A65" w14:textId="38D25F63" w:rsidR="00000000" w:rsidRDefault="00000000">
      <w:pPr>
        <w:pStyle w:val="CommentText"/>
      </w:pPr>
      <w:r w:rsidRPr="402ADDA0">
        <w:t xml:space="preserve">Vì trong quá trình maintenance có thể sẽ fix bug gì đó </w:t>
      </w:r>
    </w:p>
  </w:comment>
  <w:comment w:id="154" w:author="Tony Nguyen (Vinova)" w:date="2026-02-05T17:02:00Z" w:initials="T(">
    <w:p w14:paraId="10A37573" w14:textId="0069BF7F" w:rsidR="00000000" w:rsidRDefault="00000000">
      <w:pPr>
        <w:pStyle w:val="CommentText"/>
      </w:pPr>
      <w:r>
        <w:rPr>
          <w:rStyle w:val="CommentReference"/>
        </w:rPr>
        <w:annotationRef/>
      </w:r>
      <w:r w:rsidRPr="406707E7">
        <w:t>ok, đồng ý.</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10DB26" w15:done="0"/>
  <w15:commentEx w15:paraId="371D67D2" w15:paraIdParent="3810DB26" w15:done="0"/>
  <w15:commentEx w15:paraId="3F2F8EC8" w15:paraIdParent="3810DB26" w15:done="0"/>
  <w15:commentEx w15:paraId="0911F574" w15:paraIdParent="3810DB26" w15:done="0"/>
  <w15:commentEx w15:paraId="1A72FFF4" w15:done="0"/>
  <w15:commentEx w15:paraId="45FE2F50" w15:paraIdParent="1A72FFF4" w15:done="0"/>
  <w15:commentEx w15:paraId="497FE29C" w15:done="0"/>
  <w15:commentEx w15:paraId="44A4CB99" w15:paraIdParent="497FE29C" w15:done="0"/>
  <w15:commentEx w15:paraId="702C4FB6" w15:done="0"/>
  <w15:commentEx w15:paraId="73F4B9D0" w15:paraIdParent="702C4FB6" w15:done="0"/>
  <w15:commentEx w15:paraId="07E8EAEB" w15:paraIdParent="702C4FB6" w15:done="0"/>
  <w15:commentEx w15:paraId="0E0D9BDE" w15:done="0"/>
  <w15:commentEx w15:paraId="642CB800" w15:paraIdParent="0E0D9BDE" w15:done="0"/>
  <w15:commentEx w15:paraId="7F08DAEE" w15:done="0"/>
  <w15:commentEx w15:paraId="45D0BDC7" w15:paraIdParent="7F08DAEE" w15:done="0"/>
  <w15:commentEx w15:paraId="61719479" w15:paraIdParent="7F08DAEE" w15:done="0"/>
  <w15:commentEx w15:paraId="724F35C5" w15:done="0"/>
  <w15:commentEx w15:paraId="0CFD8177" w15:paraIdParent="724F35C5" w15:done="0"/>
  <w15:commentEx w15:paraId="02A40A65" w15:paraIdParent="724F35C5" w15:done="0"/>
  <w15:commentEx w15:paraId="10A37573" w15:paraIdParent="724F35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0E2522" w16cex:dateUtc="2026-02-02T09:06:00Z"/>
  <w16cex:commentExtensible w16cex:durableId="7437F437" w16cex:dateUtc="2026-02-04T07:14:00Z"/>
  <w16cex:commentExtensible w16cex:durableId="3217434C" w16cex:dateUtc="2026-02-05T08:44:00Z"/>
  <w16cex:commentExtensible w16cex:durableId="44BE352C" w16cex:dateUtc="2026-02-05T08:44:00Z"/>
  <w16cex:commentExtensible w16cex:durableId="2BC81D15" w16cex:dateUtc="2026-02-02T09:07:00Z"/>
  <w16cex:commentExtensible w16cex:durableId="401E0CDC" w16cex:dateUtc="2026-02-04T07:17:00Z"/>
  <w16cex:commentExtensible w16cex:durableId="193BA2B5" w16cex:dateUtc="2026-02-02T09:07:00Z"/>
  <w16cex:commentExtensible w16cex:durableId="5BFDA7BF" w16cex:dateUtc="2026-02-04T07:20:00Z"/>
  <w16cex:commentExtensible w16cex:durableId="04A66772" w16cex:dateUtc="2026-02-02T09:07:00Z"/>
  <w16cex:commentExtensible w16cex:durableId="7047E5AF" w16cex:dateUtc="2026-02-04T07:23:00Z"/>
  <w16cex:commentExtensible w16cex:durableId="32A14FF5" w16cex:dateUtc="2026-02-05T09:19:00Z"/>
  <w16cex:commentExtensible w16cex:durableId="1EF6D2B7" w16cex:dateUtc="2026-02-02T09:08:00Z"/>
  <w16cex:commentExtensible w16cex:durableId="64BCF145" w16cex:dateUtc="2026-02-04T07:23:00Z">
    <w16cex:extLst>
      <w16:ext w16:uri="{CE6994B0-6A32-4C9F-8C6B-6E91EDA988CE}">
        <cr:reactions xmlns:cr="http://schemas.microsoft.com/office/comments/2020/reactions">
          <cr:reaction reactionType="1">
            <cr:reactionInfo dateUtc="2026-02-05T09:18:21Z">
              <cr:user userId="S::audrey@vinova.sg::2a209bf4-e32b-4cd3-a7fb-d40a28e544f8" userProvider="AD" userName="Audrey Ho"/>
            </cr:reactionInfo>
          </cr:reaction>
        </cr:reactions>
      </w16:ext>
    </w16cex:extLst>
  </w16cex:commentExtensible>
  <w16cex:commentExtensible w16cex:durableId="3D5F8613" w16cex:dateUtc="2026-02-02T09:08:00Z"/>
  <w16cex:commentExtensible w16cex:durableId="4DF33C55" w16cex:dateUtc="2026-02-04T07:28:00Z"/>
  <w16cex:commentExtensible w16cex:durableId="0CF0CA00" w16cex:dateUtc="2026-02-05T09:18:00Z"/>
  <w16cex:commentExtensible w16cex:durableId="0AEF761A" w16cex:dateUtc="2026-02-02T09:09:00Z"/>
  <w16cex:commentExtensible w16cex:durableId="4FFADDA5" w16cex:dateUtc="2026-02-04T07:30:00Z"/>
  <w16cex:commentExtensible w16cex:durableId="7A94AFE8" w16cex:dateUtc="2026-02-05T09:17:00Z"/>
  <w16cex:commentExtensible w16cex:durableId="763D045C" w16cex:dateUtc="2026-02-05T10: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10DB26" w16cid:durableId="590E2522"/>
  <w16cid:commentId w16cid:paraId="371D67D2" w16cid:durableId="7437F437"/>
  <w16cid:commentId w16cid:paraId="3F2F8EC8" w16cid:durableId="3217434C"/>
  <w16cid:commentId w16cid:paraId="0911F574" w16cid:durableId="44BE352C"/>
  <w16cid:commentId w16cid:paraId="1A72FFF4" w16cid:durableId="2BC81D15"/>
  <w16cid:commentId w16cid:paraId="45FE2F50" w16cid:durableId="401E0CDC"/>
  <w16cid:commentId w16cid:paraId="497FE29C" w16cid:durableId="193BA2B5"/>
  <w16cid:commentId w16cid:paraId="44A4CB99" w16cid:durableId="5BFDA7BF"/>
  <w16cid:commentId w16cid:paraId="702C4FB6" w16cid:durableId="04A66772"/>
  <w16cid:commentId w16cid:paraId="73F4B9D0" w16cid:durableId="7047E5AF"/>
  <w16cid:commentId w16cid:paraId="07E8EAEB" w16cid:durableId="32A14FF5"/>
  <w16cid:commentId w16cid:paraId="0E0D9BDE" w16cid:durableId="1EF6D2B7"/>
  <w16cid:commentId w16cid:paraId="642CB800" w16cid:durableId="64BCF145"/>
  <w16cid:commentId w16cid:paraId="7F08DAEE" w16cid:durableId="3D5F8613"/>
  <w16cid:commentId w16cid:paraId="45D0BDC7" w16cid:durableId="4DF33C55"/>
  <w16cid:commentId w16cid:paraId="61719479" w16cid:durableId="0CF0CA00"/>
  <w16cid:commentId w16cid:paraId="724F35C5" w16cid:durableId="0AEF761A"/>
  <w16cid:commentId w16cid:paraId="0CFD8177" w16cid:durableId="4FFADDA5"/>
  <w16cid:commentId w16cid:paraId="02A40A65" w16cid:durableId="7A94AFE8"/>
  <w16cid:commentId w16cid:paraId="10A37573" w16cid:durableId="763D045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2747369">
    <w:abstractNumId w:val="8"/>
  </w:num>
  <w:num w:numId="2" w16cid:durableId="868688196">
    <w:abstractNumId w:val="6"/>
  </w:num>
  <w:num w:numId="3" w16cid:durableId="1198351389">
    <w:abstractNumId w:val="5"/>
  </w:num>
  <w:num w:numId="4" w16cid:durableId="866216555">
    <w:abstractNumId w:val="4"/>
  </w:num>
  <w:num w:numId="5" w16cid:durableId="1805735888">
    <w:abstractNumId w:val="7"/>
  </w:num>
  <w:num w:numId="6" w16cid:durableId="1426917487">
    <w:abstractNumId w:val="3"/>
  </w:num>
  <w:num w:numId="7" w16cid:durableId="360670742">
    <w:abstractNumId w:val="2"/>
  </w:num>
  <w:num w:numId="8" w16cid:durableId="981271336">
    <w:abstractNumId w:val="1"/>
  </w:num>
  <w:num w:numId="9" w16cid:durableId="60603751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drey Ho">
    <w15:presenceInfo w15:providerId="AD" w15:userId="S::audrey@vinova.sg::2a209bf4-e32b-4cd3-a7fb-d40a28e544f8"/>
  </w15:person>
  <w15:person w15:author="Tony Nguyen (Vinova)">
    <w15:presenceInfo w15:providerId="AD" w15:userId="S::tony.nguyen@vinova.com.sg::7718d494-a464-470e-b9d9-93ae9e51d302"/>
  </w15:person>
  <w15:person w15:author="Ken Le (Vinova)">
    <w15:presenceInfo w15:providerId="AD" w15:userId="S::ken@vinova.com.sg::c90c478f-8fd2-4aef-9715-dd9e5a890d3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D2F"/>
    <w:rsid w:val="0006063C"/>
    <w:rsid w:val="00103967"/>
    <w:rsid w:val="0015074B"/>
    <w:rsid w:val="001A656C"/>
    <w:rsid w:val="002039AE"/>
    <w:rsid w:val="00260224"/>
    <w:rsid w:val="0029639D"/>
    <w:rsid w:val="002D2410"/>
    <w:rsid w:val="002E4C00"/>
    <w:rsid w:val="00326F90"/>
    <w:rsid w:val="00387EA8"/>
    <w:rsid w:val="004D2D56"/>
    <w:rsid w:val="006C2D13"/>
    <w:rsid w:val="007A49C3"/>
    <w:rsid w:val="0088353B"/>
    <w:rsid w:val="0096158E"/>
    <w:rsid w:val="00995582"/>
    <w:rsid w:val="00AA1D8D"/>
    <w:rsid w:val="00B46047"/>
    <w:rsid w:val="00B47730"/>
    <w:rsid w:val="00C055CA"/>
    <w:rsid w:val="00CA45EF"/>
    <w:rsid w:val="00CB00AA"/>
    <w:rsid w:val="00CB0664"/>
    <w:rsid w:val="00CD4977"/>
    <w:rsid w:val="00D31F4B"/>
    <w:rsid w:val="00D63EC0"/>
    <w:rsid w:val="00E62B5F"/>
    <w:rsid w:val="00E70E8A"/>
    <w:rsid w:val="00EA55FE"/>
    <w:rsid w:val="00FC693F"/>
    <w:rsid w:val="0BD693B7"/>
    <w:rsid w:val="0D32B734"/>
    <w:rsid w:val="1221CAE3"/>
    <w:rsid w:val="12E8CC99"/>
    <w:rsid w:val="137E2D94"/>
    <w:rsid w:val="13B1D2E9"/>
    <w:rsid w:val="15EEEE0A"/>
    <w:rsid w:val="1769207B"/>
    <w:rsid w:val="1A757FA5"/>
    <w:rsid w:val="1C043143"/>
    <w:rsid w:val="28AF1F96"/>
    <w:rsid w:val="2F178DBE"/>
    <w:rsid w:val="2F7C4FFD"/>
    <w:rsid w:val="333E62A6"/>
    <w:rsid w:val="35E545E2"/>
    <w:rsid w:val="381630A5"/>
    <w:rsid w:val="464728CA"/>
    <w:rsid w:val="476BFC24"/>
    <w:rsid w:val="4881B7C6"/>
    <w:rsid w:val="48C874F0"/>
    <w:rsid w:val="4969ACF2"/>
    <w:rsid w:val="533380C6"/>
    <w:rsid w:val="574DD402"/>
    <w:rsid w:val="5C186E0D"/>
    <w:rsid w:val="5E7F136F"/>
    <w:rsid w:val="60053CAB"/>
    <w:rsid w:val="638A105E"/>
    <w:rsid w:val="65635724"/>
    <w:rsid w:val="65BFDB6C"/>
    <w:rsid w:val="6CC9B7E3"/>
    <w:rsid w:val="6D19E121"/>
    <w:rsid w:val="6EFBB7C1"/>
    <w:rsid w:val="732B56DA"/>
    <w:rsid w:val="75E9369A"/>
    <w:rsid w:val="7683D361"/>
    <w:rsid w:val="782A6C32"/>
    <w:rsid w:val="7DAE2D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8C380F"/>
  <w14:defaultImageDpi w14:val="300"/>
  <w15:docId w15:val="{A94BA28F-FBFB-DA4F-B649-2B1AF2589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D31F4B"/>
    <w:rPr>
      <w:sz w:val="16"/>
      <w:szCs w:val="16"/>
    </w:rPr>
  </w:style>
  <w:style w:type="paragraph" w:styleId="CommentText">
    <w:name w:val="annotation text"/>
    <w:basedOn w:val="Normal"/>
    <w:link w:val="CommentTextChar"/>
    <w:uiPriority w:val="99"/>
    <w:semiHidden/>
    <w:unhideWhenUsed/>
    <w:rsid w:val="00D31F4B"/>
    <w:pPr>
      <w:spacing w:line="240" w:lineRule="auto"/>
    </w:pPr>
    <w:rPr>
      <w:sz w:val="20"/>
      <w:szCs w:val="20"/>
    </w:rPr>
  </w:style>
  <w:style w:type="character" w:customStyle="1" w:styleId="CommentTextChar">
    <w:name w:val="Comment Text Char"/>
    <w:basedOn w:val="DefaultParagraphFont"/>
    <w:link w:val="CommentText"/>
    <w:uiPriority w:val="99"/>
    <w:semiHidden/>
    <w:rsid w:val="00D31F4B"/>
    <w:rPr>
      <w:sz w:val="20"/>
      <w:szCs w:val="20"/>
    </w:rPr>
  </w:style>
  <w:style w:type="paragraph" w:styleId="CommentSubject">
    <w:name w:val="annotation subject"/>
    <w:basedOn w:val="CommentText"/>
    <w:next w:val="CommentText"/>
    <w:link w:val="CommentSubjectChar"/>
    <w:uiPriority w:val="99"/>
    <w:semiHidden/>
    <w:unhideWhenUsed/>
    <w:rsid w:val="00D31F4B"/>
    <w:rPr>
      <w:b/>
      <w:bCs/>
    </w:rPr>
  </w:style>
  <w:style w:type="character" w:customStyle="1" w:styleId="CommentSubjectChar">
    <w:name w:val="Comment Subject Char"/>
    <w:basedOn w:val="CommentTextChar"/>
    <w:link w:val="CommentSubject"/>
    <w:uiPriority w:val="99"/>
    <w:semiHidden/>
    <w:rsid w:val="00D31F4B"/>
    <w:rPr>
      <w:b/>
      <w:bCs/>
      <w:sz w:val="20"/>
      <w:szCs w:val="20"/>
    </w:rPr>
  </w:style>
  <w:style w:type="character" w:styleId="Mention">
    <w:name w:val="Mention"/>
    <w:basedOn w:val="DefaultParagraphFont"/>
    <w:uiPriority w:val="99"/>
    <w:unhideWhenUsed/>
    <w:rsid w:val="00D31F4B"/>
    <w:rPr>
      <w:color w:val="2B579A"/>
      <w:shd w:val="clear" w:color="auto" w:fill="E1DFDD"/>
    </w:rPr>
  </w:style>
  <w:style w:type="paragraph" w:styleId="Revision">
    <w:name w:val="Revision"/>
    <w:hidden/>
    <w:uiPriority w:val="99"/>
    <w:semiHidden/>
    <w:rsid w:val="00C055C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9/05/relationships/documenttasks" Target="documenttasks/documenttasks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documenttasks/documenttasks1.xml><?xml version="1.0" encoding="utf-8"?>
<t:Tasks xmlns:t="http://schemas.microsoft.com/office/tasks/2019/documenttasks" xmlns:oel="http://schemas.microsoft.com/office/2019/extlst">
  <t:Task id="{AD97C04A-71BC-D446-B0F9-999C6384E87D}">
    <t:Anchor>
      <t:Comment id="423338677"/>
    </t:Anchor>
    <t:History>
      <t:Event id="{3F4B7E7D-57BB-9B48-872B-E1EC4F615F10}" time="2026-02-02T09:07:18.892Z">
        <t:Attribution userId="S::audrey@vinova.sg::2a209bf4-e32b-4cd3-a7fb-d40a28e544f8" userProvider="AD" userName="Audrey Ho"/>
        <t:Anchor>
          <t:Comment id="423338677"/>
        </t:Anchor>
        <t:Create/>
      </t:Event>
      <t:Event id="{FFF9867E-46CC-C447-B822-6A1D5AE17DFB}" time="2026-02-02T09:07:18.892Z">
        <t:Attribution userId="S::audrey@vinova.sg::2a209bf4-e32b-4cd3-a7fb-d40a28e544f8" userProvider="AD" userName="Audrey Ho"/>
        <t:Anchor>
          <t:Comment id="423338677"/>
        </t:Anchor>
        <t:Assign userId="S::tony.nguyen@vinova.com.sg::7718d494-a464-470e-b9d9-93ae9e51d302" userProvider="AD" userName="Tony Nguyen (Vinova)"/>
      </t:Event>
      <t:Event id="{258A4BB0-5441-8A45-9CB8-0230236D7E4F}" time="2026-02-02T09:07:18.892Z">
        <t:Attribution userId="S::audrey@vinova.sg::2a209bf4-e32b-4cd3-a7fb-d40a28e544f8" userProvider="AD" userName="Audrey Ho"/>
        <t:Anchor>
          <t:Comment id="423338677"/>
        </t:Anchor>
        <t:SetTitle title="Anh @Tony Nguyen (Vinova) reivew"/>
      </t:Event>
    </t:History>
  </t:Task>
  <t:Task id="{5C2D1827-E6A6-4941-8ADF-2B97397EDB5F}">
    <t:Anchor>
      <t:Comment id="734534933"/>
    </t:Anchor>
    <t:History>
      <t:Event id="{15656B29-DD6A-474E-A1D3-8551D1F39DED}" time="2026-02-02T09:07:07.292Z">
        <t:Attribution userId="S::audrey@vinova.sg::2a209bf4-e32b-4cd3-a7fb-d40a28e544f8" userProvider="AD" userName="Audrey Ho"/>
        <t:Anchor>
          <t:Comment id="734534933"/>
        </t:Anchor>
        <t:Create/>
      </t:Event>
      <t:Event id="{AA3C5DE8-8F25-8349-BD28-692B0AE16C58}" time="2026-02-02T09:07:07.292Z">
        <t:Attribution userId="S::audrey@vinova.sg::2a209bf4-e32b-4cd3-a7fb-d40a28e544f8" userProvider="AD" userName="Audrey Ho"/>
        <t:Anchor>
          <t:Comment id="734534933"/>
        </t:Anchor>
        <t:Assign userId="S::tony.nguyen@vinova.com.sg::7718d494-a464-470e-b9d9-93ae9e51d302" userProvider="AD" userName="Tony Nguyen (Vinova)"/>
      </t:Event>
      <t:Event id="{62C87E95-6243-E544-AFE3-BB9F400D9E07}" time="2026-02-02T09:07:07.292Z">
        <t:Attribution userId="S::audrey@vinova.sg::2a209bf4-e32b-4cd3-a7fb-d40a28e544f8" userProvider="AD" userName="Audrey Ho"/>
        <t:Anchor>
          <t:Comment id="734534933"/>
        </t:Anchor>
        <t:SetTitle title="Anh @Tony Nguyen (Vinova) review"/>
      </t:Event>
    </t:History>
  </t:Task>
  <t:Task id="{85C7A951-6620-8947-B49A-E39FE6A45C05}">
    <t:Anchor>
      <t:Comment id="1494099234"/>
    </t:Anchor>
    <t:History>
      <t:Event id="{7E604298-7720-F74D-84F4-E86465555753}" time="2026-02-02T09:06:52.259Z">
        <t:Attribution userId="S::audrey@vinova.sg::2a209bf4-e32b-4cd3-a7fb-d40a28e544f8" userProvider="AD" userName="Audrey Ho"/>
        <t:Anchor>
          <t:Comment id="1494099234"/>
        </t:Anchor>
        <t:Create/>
      </t:Event>
      <t:Event id="{429B4A00-4EE7-A441-A3BC-504EC9D47D79}" time="2026-02-02T09:06:52.259Z">
        <t:Attribution userId="S::audrey@vinova.sg::2a209bf4-e32b-4cd3-a7fb-d40a28e544f8" userProvider="AD" userName="Audrey Ho"/>
        <t:Anchor>
          <t:Comment id="1494099234"/>
        </t:Anchor>
        <t:Assign userId="S::tony.nguyen@vinova.com.sg::7718d494-a464-470e-b9d9-93ae9e51d302" userProvider="AD" userName="Tony Nguyen (Vinova)"/>
      </t:Event>
      <t:Event id="{99EA5E09-A9AB-4C44-A16D-CD724ADC9FA6}" time="2026-02-02T09:06:52.259Z">
        <t:Attribution userId="S::audrey@vinova.sg::2a209bf4-e32b-4cd3-a7fb-d40a28e544f8" userProvider="AD" userName="Audrey Ho"/>
        <t:Anchor>
          <t:Comment id="1494099234"/>
        </t:Anchor>
        <t:SetTitle title="Anh @Tony Nguyen (Vinova) review"/>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1083</Words>
  <Characters>6176</Characters>
  <Application>Microsoft Office Word</Application>
  <DocSecurity>4</DocSecurity>
  <Lines>51</Lines>
  <Paragraphs>14</Paragraphs>
  <ScaleCrop>false</ScaleCrop>
  <Manager/>
  <Company/>
  <LinksUpToDate>false</LinksUpToDate>
  <CharactersWithSpaces>7245</CharactersWithSpaces>
  <SharedDoc>false</SharedDoc>
  <HyperlinkBase/>
  <HLinks>
    <vt:vector size="60" baseType="variant">
      <vt:variant>
        <vt:i4>4194424</vt:i4>
      </vt:variant>
      <vt:variant>
        <vt:i4>27</vt:i4>
      </vt:variant>
      <vt:variant>
        <vt:i4>0</vt:i4>
      </vt:variant>
      <vt:variant>
        <vt:i4>5</vt:i4>
      </vt:variant>
      <vt:variant>
        <vt:lpwstr>mailto:tony.nguyen@vinova.com.sg</vt:lpwstr>
      </vt:variant>
      <vt:variant>
        <vt:lpwstr/>
      </vt:variant>
      <vt:variant>
        <vt:i4>4194424</vt:i4>
      </vt:variant>
      <vt:variant>
        <vt:i4>24</vt:i4>
      </vt:variant>
      <vt:variant>
        <vt:i4>0</vt:i4>
      </vt:variant>
      <vt:variant>
        <vt:i4>5</vt:i4>
      </vt:variant>
      <vt:variant>
        <vt:lpwstr>mailto:tony.nguyen@vinova.com.sg</vt:lpwstr>
      </vt:variant>
      <vt:variant>
        <vt:lpwstr/>
      </vt:variant>
      <vt:variant>
        <vt:i4>4194424</vt:i4>
      </vt:variant>
      <vt:variant>
        <vt:i4>21</vt:i4>
      </vt:variant>
      <vt:variant>
        <vt:i4>0</vt:i4>
      </vt:variant>
      <vt:variant>
        <vt:i4>5</vt:i4>
      </vt:variant>
      <vt:variant>
        <vt:lpwstr>mailto:tony.nguyen@vinova.com.sg</vt:lpwstr>
      </vt:variant>
      <vt:variant>
        <vt:lpwstr/>
      </vt:variant>
      <vt:variant>
        <vt:i4>4194424</vt:i4>
      </vt:variant>
      <vt:variant>
        <vt:i4>18</vt:i4>
      </vt:variant>
      <vt:variant>
        <vt:i4>0</vt:i4>
      </vt:variant>
      <vt:variant>
        <vt:i4>5</vt:i4>
      </vt:variant>
      <vt:variant>
        <vt:lpwstr>mailto:tony.nguyen@vinova.com.sg</vt:lpwstr>
      </vt:variant>
      <vt:variant>
        <vt:lpwstr/>
      </vt:variant>
      <vt:variant>
        <vt:i4>4194424</vt:i4>
      </vt:variant>
      <vt:variant>
        <vt:i4>15</vt:i4>
      </vt:variant>
      <vt:variant>
        <vt:i4>0</vt:i4>
      </vt:variant>
      <vt:variant>
        <vt:i4>5</vt:i4>
      </vt:variant>
      <vt:variant>
        <vt:lpwstr>mailto:tony.nguyen@vinova.com.sg</vt:lpwstr>
      </vt:variant>
      <vt:variant>
        <vt:lpwstr/>
      </vt:variant>
      <vt:variant>
        <vt:i4>4194424</vt:i4>
      </vt:variant>
      <vt:variant>
        <vt:i4>12</vt:i4>
      </vt:variant>
      <vt:variant>
        <vt:i4>0</vt:i4>
      </vt:variant>
      <vt:variant>
        <vt:i4>5</vt:i4>
      </vt:variant>
      <vt:variant>
        <vt:lpwstr>mailto:tony.nguyen@vinova.com.sg</vt:lpwstr>
      </vt:variant>
      <vt:variant>
        <vt:lpwstr/>
      </vt:variant>
      <vt:variant>
        <vt:i4>4194424</vt:i4>
      </vt:variant>
      <vt:variant>
        <vt:i4>9</vt:i4>
      </vt:variant>
      <vt:variant>
        <vt:i4>0</vt:i4>
      </vt:variant>
      <vt:variant>
        <vt:i4>5</vt:i4>
      </vt:variant>
      <vt:variant>
        <vt:lpwstr>mailto:tony.nguyen@vinova.com.sg</vt:lpwstr>
      </vt:variant>
      <vt:variant>
        <vt:lpwstr/>
      </vt:variant>
      <vt:variant>
        <vt:i4>4194424</vt:i4>
      </vt:variant>
      <vt:variant>
        <vt:i4>6</vt:i4>
      </vt:variant>
      <vt:variant>
        <vt:i4>0</vt:i4>
      </vt:variant>
      <vt:variant>
        <vt:i4>5</vt:i4>
      </vt:variant>
      <vt:variant>
        <vt:lpwstr>mailto:tony.nguyen@vinova.com.sg</vt:lpwstr>
      </vt:variant>
      <vt:variant>
        <vt:lpwstr/>
      </vt:variant>
      <vt:variant>
        <vt:i4>4194424</vt:i4>
      </vt:variant>
      <vt:variant>
        <vt:i4>3</vt:i4>
      </vt:variant>
      <vt:variant>
        <vt:i4>0</vt:i4>
      </vt:variant>
      <vt:variant>
        <vt:i4>5</vt:i4>
      </vt:variant>
      <vt:variant>
        <vt:lpwstr>mailto:tony.nguyen@vinova.com.sg</vt:lpwstr>
      </vt:variant>
      <vt:variant>
        <vt:lpwstr/>
      </vt:variant>
      <vt:variant>
        <vt:i4>4194424</vt:i4>
      </vt:variant>
      <vt:variant>
        <vt:i4>0</vt:i4>
      </vt:variant>
      <vt:variant>
        <vt:i4>0</vt:i4>
      </vt:variant>
      <vt:variant>
        <vt:i4>5</vt:i4>
      </vt:variant>
      <vt:variant>
        <vt:lpwstr>mailto:tony.nguyen@vinova.com.sg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Tony Nguyen (Vinova)</cp:lastModifiedBy>
  <cp:revision>15</cp:revision>
  <dcterms:created xsi:type="dcterms:W3CDTF">2026-02-03T00:05:00Z</dcterms:created>
  <dcterms:modified xsi:type="dcterms:W3CDTF">2026-02-06T00:51:00Z</dcterms:modified>
  <cp:category/>
</cp:coreProperties>
</file>